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Practical Exercise</w:t>
      </w:r>
    </w:p>
    <w:p w:rsidR="00000000" w:rsidDel="00000000" w:rsidP="00000000" w:rsidRDefault="00000000" w:rsidRPr="00000000" w14:paraId="00000002">
      <w:pPr>
        <w:spacing w:line="36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Qualitative Methods</w:t>
      </w:r>
    </w:p>
    <w:p w:rsidR="00000000" w:rsidDel="00000000" w:rsidP="00000000" w:rsidRDefault="00000000" w:rsidRPr="00000000" w14:paraId="00000003">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Case Study</w:t>
      </w:r>
    </w:p>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Fonts w:ascii="Arial" w:cs="Arial" w:eastAsia="Arial" w:hAnsi="Arial"/>
          <w:rtl w:val="0"/>
        </w:rPr>
        <w:t xml:space="preserve">In 2020, the Inter-American Development Bank (IDB) launched the Shared Guarantee Program for Tourism Sector Loan Portfolios in Panama. The objective is to stimulate investments in the tourism sector to boost economic recovery after COVID-19.</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This program was implemented in coordination with the Ministry of Economy and Finance (MEF) and the Panama Tourism Authority (ATP). The program has a fund of $300 million in bank guarantees for private loans in which the risk is shared between the IDB and other local financial institutions. This program recognizes the importance of this sector in the national economy and the limitations that small and medium-size companies may have in accessing credit for investment. </w:t>
      </w:r>
    </w:p>
    <w:p w:rsidR="00000000" w:rsidDel="00000000" w:rsidP="00000000" w:rsidRDefault="00000000" w:rsidRPr="00000000" w14:paraId="00000005">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The logic of the program is that, by sharing the risk of the loan with the IDB, it promotes the approval by national banks of loans requested by private companies working in the tourism sector to make investments that will enhance economic recovery. Three years after the program's approval, the MEF is interested in learning how the program has been implemented in the country, understand what is working and what is not working, and find out what can be improved in subsequent years. In this sense, the evaluation seeks to detect strengths and weaknesses in the operation of the program, identify the results obtained so far, as well as the factors and actors that have enabled or hindered them. </w:t>
      </w:r>
    </w:p>
    <w:p w:rsidR="00000000" w:rsidDel="00000000" w:rsidP="00000000" w:rsidRDefault="00000000" w:rsidRPr="00000000" w14:paraId="00000006">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The evaluation team considers collecting, as input for the evaluation, perceptions of key actors that have participated in the design and implementation of the program, such as IDB, MEF, ATP and local banks. It also proposes gathering information from the </w:t>
      </w:r>
      <w:r w:rsidDel="00000000" w:rsidR="00000000" w:rsidRPr="00000000">
        <w:rPr>
          <w:rFonts w:ascii="Arial" w:cs="Arial" w:eastAsia="Arial" w:hAnsi="Arial"/>
          <w:highlight w:val="yellow"/>
          <w:rtl w:val="0"/>
        </w:rPr>
        <w:t xml:space="preserve">beneficiaries</w:t>
      </w:r>
      <w:r w:rsidDel="00000000" w:rsidR="00000000" w:rsidRPr="00000000">
        <w:rPr>
          <w:rFonts w:ascii="Arial" w:cs="Arial" w:eastAsia="Arial" w:hAnsi="Arial"/>
          <w:rtl w:val="0"/>
        </w:rPr>
        <w:t xml:space="preserve"> (directors of the companies that have applied for loans). The proposed methodology considers inquiring about the perception and degree of satisfaction of the </w:t>
      </w:r>
      <w:sdt>
        <w:sdtPr>
          <w:id w:val="-2075382073"/>
          <w:tag w:val="goog_rdk_0"/>
        </w:sdtPr>
        <w:sdtContent>
          <w:ins w:author="ROMERO PEREZ GROVAS , CAROLINA" w:id="0" w:date="2025-07-24T16:35:00Z">
            <w:r w:rsidDel="00000000" w:rsidR="00000000" w:rsidRPr="00000000">
              <w:rPr>
                <w:rFonts w:ascii="Arial" w:cs="Arial" w:eastAsia="Arial" w:hAnsi="Arial"/>
                <w:rtl w:val="0"/>
              </w:rPr>
              <w:t xml:space="preserve">beneficiaries</w:t>
            </w:r>
          </w:ins>
        </w:sdtContent>
      </w:sdt>
      <w:r w:rsidDel="00000000" w:rsidR="00000000" w:rsidRPr="00000000">
        <w:rPr>
          <w:rFonts w:ascii="Arial" w:cs="Arial" w:eastAsia="Arial" w:hAnsi="Arial"/>
          <w:rtl w:val="0"/>
        </w:rPr>
        <w:t xml:space="preserve"> with the investments made by the companies that have applied for loans. </w:t>
      </w:r>
    </w:p>
    <w:p w:rsidR="00000000" w:rsidDel="00000000" w:rsidP="00000000" w:rsidRDefault="00000000" w:rsidRPr="00000000" w14:paraId="00000007">
      <w:pPr>
        <w:spacing w:line="360" w:lineRule="auto"/>
        <w:ind w:firstLine="360"/>
        <w:jc w:val="both"/>
        <w:rPr>
          <w:rFonts w:ascii="Montserrat" w:cs="Montserrat" w:eastAsia="Montserrat" w:hAnsi="Montserrat"/>
        </w:rPr>
      </w:pPr>
      <w:r w:rsidDel="00000000" w:rsidR="00000000" w:rsidRPr="00000000">
        <w:rPr>
          <w:rFonts w:ascii="Arial" w:cs="Arial" w:eastAsia="Arial" w:hAnsi="Arial"/>
          <w:rtl w:val="0"/>
        </w:rPr>
        <w:t xml:space="preserve">You have been selected as part of the evaluation team that will retrieve information from the companies that applied for and received loans during project implementation. This evaluation team will be required to collect information to fulfill the purposes of the evaluation. </w:t>
      </w:r>
      <w:r w:rsidDel="00000000" w:rsidR="00000000" w:rsidRPr="00000000">
        <w:rPr>
          <w:rFonts w:ascii="Montserrat" w:cs="Montserrat" w:eastAsia="Montserrat" w:hAnsi="Montserrat"/>
          <w:rtl w:val="0"/>
        </w:rPr>
        <w:t xml:space="preserve">In 2020, the Inter-American Development Bank (IDB) launched the Shared Guarantee Program for Tourism Sector Loan Portfolios in Panama. The objective is to stimulate investments in the tourism sector to boost economic recovery after COVID-19. This program was implemented in coordination with the Ministry of Economy and Finance (MEF) and the Panama Tourism Authority (ATP). The program has a fund of $300 million in bank guarantees for private loans in which the risk is shared between the IDB and other local financial institutions. This program recognizes the importance of this sector in the national economy and the limitations that small and medium-size companies may have in accessing credit for investment. </w:t>
      </w:r>
    </w:p>
    <w:p w:rsidR="00000000" w:rsidDel="00000000" w:rsidP="00000000" w:rsidRDefault="00000000" w:rsidRPr="00000000" w14:paraId="00000008">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logic of the program is that, by sharing the risk of the loan with the IDB, it promotes the approval by national banks of loans requested by private companies working in the tourism sector to make investments that will enhance economic recovery. Three years after the program's approval, the MEF is interested in learning how the program has been implemented in the country, understand what is working and what is not working, and find out what can be improved in subsequent years. In this sense, the evaluation seeks to detect strengths and weaknesses in the operation of the program, identify the results obtained so far, as well as the factors and actors that have enabled or hindered them. </w:t>
      </w:r>
    </w:p>
    <w:p w:rsidR="00000000" w:rsidDel="00000000" w:rsidP="00000000" w:rsidRDefault="00000000" w:rsidRPr="00000000" w14:paraId="00000009">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evaluation team considers collecting, as input for the evaluation, perceptions of key actors that have participated in the design and implementation of the program, such as IDB, MEF, ATP and local banks. It also proposes gathering information from the beneficiaries (directors of the companies that have applied for loans). The proposed methodology considers inquiring about the perception and degree of satisfaction of the beneficiaries with the investments made by the companies that have applied for loans. </w:t>
      </w:r>
    </w:p>
    <w:p w:rsidR="00000000" w:rsidDel="00000000" w:rsidP="00000000" w:rsidRDefault="00000000" w:rsidRPr="00000000" w14:paraId="0000000A">
      <w:pPr>
        <w:spacing w:line="360" w:lineRule="auto"/>
        <w:ind w:firstLine="360"/>
        <w:jc w:val="both"/>
        <w:rPr>
          <w:rFonts w:ascii="Arial" w:cs="Arial" w:eastAsia="Arial" w:hAnsi="Arial"/>
        </w:rPr>
      </w:pPr>
      <w:r w:rsidDel="00000000" w:rsidR="00000000" w:rsidRPr="00000000">
        <w:rPr>
          <w:rFonts w:ascii="Montserrat" w:cs="Montserrat" w:eastAsia="Montserrat" w:hAnsi="Montserrat"/>
          <w:rtl w:val="0"/>
        </w:rPr>
        <w:t xml:space="preserve">You have been selected as part of the evaluation team that will retrieve information from the companies that applied for and received loans during project implementation.</w:t>
      </w: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Interview and questions script (20 minutes)</w:t>
      </w:r>
    </w:p>
    <w:p w:rsidR="00000000" w:rsidDel="00000000" w:rsidP="00000000" w:rsidRDefault="00000000" w:rsidRPr="00000000" w14:paraId="0000000D">
      <w:pPr>
        <w:spacing w:line="360" w:lineRule="auto"/>
        <w:jc w:val="both"/>
        <w:rPr>
          <w:rFonts w:ascii="Arial" w:cs="Arial" w:eastAsia="Arial" w:hAnsi="Arial"/>
        </w:rPr>
      </w:pPr>
      <w:r w:rsidDel="00000000" w:rsidR="00000000" w:rsidRPr="00000000">
        <w:rPr>
          <w:rFonts w:ascii="Arial" w:cs="Arial" w:eastAsia="Arial" w:hAnsi="Arial"/>
          <w:rtl w:val="0"/>
        </w:rPr>
        <w:t xml:space="preserve">The evaluation of the program considers a qualitative approach that will include interviews with the directors of the companies that received the loans. You, as part of the evaluation team, should prepare the interview script (</w:t>
      </w:r>
      <w:sdt>
        <w:sdtPr>
          <w:id w:val="57415234"/>
          <w:tag w:val="goog_rdk_1"/>
        </w:sdtPr>
        <w:sdtContent>
          <w:commentRangeStart w:id="0"/>
        </w:sdtContent>
      </w:sdt>
      <w:r w:rsidDel="00000000" w:rsidR="00000000" w:rsidRPr="00000000">
        <w:rPr>
          <w:rFonts w:ascii="Arial" w:cs="Arial" w:eastAsia="Arial" w:hAnsi="Arial"/>
          <w:highlight w:val="yellow"/>
          <w:rtl w:val="0"/>
        </w:rPr>
        <w:t xml:space="preserve">10 questions</w:t>
      </w:r>
      <w:commentRangeEnd w:id="0"/>
      <w:r w:rsidDel="00000000" w:rsidR="00000000" w:rsidRPr="00000000">
        <w:commentReference w:id="0"/>
      </w:r>
      <w:r w:rsidDel="00000000" w:rsidR="00000000" w:rsidRPr="00000000">
        <w:rPr>
          <w:rFonts w:ascii="Arial" w:cs="Arial" w:eastAsia="Arial" w:hAnsi="Arial"/>
          <w:rtl w:val="0"/>
        </w:rPr>
        <w:t xml:space="preserve">) that will provide you with information to evaluate the program.  Remember to prioritize open-ended questions.</w:t>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numPr>
          <w:ilvl w:val="1"/>
          <w:numId w:val="7"/>
        </w:numPr>
        <w:ind w:left="1440" w:hanging="360"/>
        <w:rPr>
          <w:rFonts w:ascii="Arial" w:cs="Arial" w:eastAsia="Arial" w:hAnsi="Arial"/>
          <w:b w:val="1"/>
        </w:rPr>
      </w:pPr>
      <w:r w:rsidDel="00000000" w:rsidR="00000000" w:rsidRPr="00000000">
        <w:rPr>
          <w:rFonts w:ascii="Arial" w:cs="Arial" w:eastAsia="Arial" w:hAnsi="Arial"/>
          <w:b w:val="1"/>
          <w:rtl w:val="0"/>
        </w:rPr>
        <w:t xml:space="preserve">Key informant interview script </w:t>
      </w:r>
    </w:p>
    <w:p w:rsidR="00000000" w:rsidDel="00000000" w:rsidP="00000000" w:rsidRDefault="00000000" w:rsidRPr="00000000" w14:paraId="0000001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0000"/>
        </w:rPr>
      </w:pPr>
      <w:sdt>
        <w:sdtPr>
          <w:id w:val="-56164762"/>
          <w:tag w:val="goog_rdk_2"/>
        </w:sdtPr>
        <w:sdtContent>
          <w:commentRangeStart w:id="1"/>
        </w:sdtContent>
      </w:sdt>
      <w:r w:rsidDel="00000000" w:rsidR="00000000" w:rsidRPr="00000000">
        <w:rPr>
          <w:rFonts w:ascii="Arial" w:cs="Arial" w:eastAsia="Arial" w:hAnsi="Arial"/>
          <w:b w:val="1"/>
          <w:color w:val="000000"/>
          <w:rtl w:val="0"/>
        </w:rPr>
        <w:t xml:space="preserve">GENERAL INTERVIEW INFORMATION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rPr>
          <w:rFonts w:ascii="Arial" w:cs="Arial" w:eastAsia="Arial" w:hAnsi="Arial"/>
          <w:b w:val="1"/>
          <w:color w:val="000000"/>
        </w:rPr>
      </w:pPr>
      <w:r w:rsidDel="00000000" w:rsidR="00000000" w:rsidRPr="00000000">
        <w:rPr>
          <w:rtl w:val="0"/>
        </w:rPr>
      </w:r>
    </w:p>
    <w:tbl>
      <w:tblPr>
        <w:tblStyle w:val="Table1"/>
        <w:tblW w:w="7788.0" w:type="dxa"/>
        <w:jc w:val="center"/>
        <w:tblLayout w:type="fixed"/>
        <w:tblLook w:val="0400"/>
      </w:tblPr>
      <w:tblGrid>
        <w:gridCol w:w="2695"/>
        <w:gridCol w:w="1649"/>
        <w:gridCol w:w="2100"/>
        <w:gridCol w:w="1344"/>
        <w:tblGridChange w:id="0">
          <w:tblGrid>
            <w:gridCol w:w="2695"/>
            <w:gridCol w:w="1649"/>
            <w:gridCol w:w="2100"/>
            <w:gridCol w:w="1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76" w:lineRule="auto"/>
              <w:jc w:val="center"/>
              <w:rPr>
                <w:rFonts w:ascii="Arial" w:cs="Arial" w:eastAsia="Arial" w:hAnsi="Arial"/>
                <w:b w:val="1"/>
              </w:rPr>
            </w:pPr>
            <w:sdt>
              <w:sdtPr>
                <w:id w:val="-308159634"/>
                <w:tag w:val="goog_rdk_3"/>
              </w:sdtPr>
              <w:sdtContent>
                <w:commentRangeStart w:id="2"/>
              </w:sdtContent>
            </w:sdt>
            <w:r w:rsidDel="00000000" w:rsidR="00000000" w:rsidRPr="00000000">
              <w:rPr>
                <w:rFonts w:ascii="Arial" w:cs="Arial" w:eastAsia="Arial" w:hAnsi="Arial"/>
                <w:b w:val="1"/>
                <w:rtl w:val="0"/>
              </w:rPr>
              <w:t xml:space="preserve">TYPE OF INFORMANT</w:t>
            </w:r>
            <w:commentRangeEnd w:id="2"/>
            <w:r w:rsidDel="00000000" w:rsidR="00000000" w:rsidRPr="00000000">
              <w:commentReference w:id="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START TIME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DATE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27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END 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line="27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CONSULTANTS / </w:t>
            </w:r>
          </w:p>
          <w:p w:rsidR="00000000" w:rsidDel="00000000" w:rsidP="00000000" w:rsidRDefault="00000000" w:rsidRPr="00000000" w14:paraId="0000001C">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EVALUATORS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240"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line="27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COMMENTS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24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24">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GENERAL INFORMANT INFORMATION</w:t>
      </w:r>
    </w:p>
    <w:tbl>
      <w:tblPr>
        <w:tblStyle w:val="Table2"/>
        <w:tblW w:w="7794.000000000001" w:type="dxa"/>
        <w:jc w:val="center"/>
        <w:tblLayout w:type="fixed"/>
        <w:tblLook w:val="0400"/>
      </w:tblPr>
      <w:tblGrid>
        <w:gridCol w:w="1957"/>
        <w:gridCol w:w="2575"/>
        <w:gridCol w:w="1744"/>
        <w:gridCol w:w="1518"/>
        <w:tblGridChange w:id="0">
          <w:tblGrid>
            <w:gridCol w:w="1957"/>
            <w:gridCol w:w="2575"/>
            <w:gridCol w:w="1744"/>
            <w:gridCol w:w="15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240"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ORGANIZATION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line="276" w:lineRule="auto"/>
              <w:jc w:val="center"/>
              <w:rPr>
                <w:rFonts w:ascii="Arial" w:cs="Arial" w:eastAsia="Arial" w:hAnsi="Arial"/>
              </w:rPr>
            </w:pP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POSITION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line="276" w:lineRule="auto"/>
              <w:jc w:val="center"/>
              <w:rPr>
                <w:rFonts w:ascii="Arial" w:cs="Arial" w:eastAsia="Arial" w:hAnsi="Arial"/>
              </w:rPr>
            </w:pPr>
            <w:sdt>
              <w:sdtPr>
                <w:id w:val="543542602"/>
                <w:tag w:val="goog_rdk_4"/>
              </w:sdtPr>
              <w:sdtContent>
                <w:commentRangeStart w:id="3"/>
              </w:sdtContent>
            </w:sdt>
            <w:r w:rsidDel="00000000" w:rsidR="00000000" w:rsidRPr="00000000">
              <w:rPr>
                <w:rFonts w:ascii="Arial" w:cs="Arial" w:eastAsia="Arial" w:hAnsi="Arial"/>
                <w:b w:val="1"/>
                <w:color w:val="000000"/>
                <w:sz w:val="22"/>
                <w:szCs w:val="22"/>
                <w:rtl w:val="0"/>
              </w:rPr>
              <w:t xml:space="preserve">C3-BEN 3- CONS-11</w:t>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AUDIO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line="276" w:lineRule="auto"/>
              <w:jc w:val="center"/>
              <w:rPr>
                <w:rFonts w:ascii="Arial" w:cs="Arial" w:eastAsia="Arial" w:hAnsi="Arial"/>
              </w:rPr>
            </w:pPr>
            <w:sdt>
              <w:sdtPr>
                <w:id w:val="610650013"/>
                <w:tag w:val="goog_rdk_5"/>
              </w:sdtPr>
              <w:sdtContent>
                <w:commentRangeStart w:id="4"/>
              </w:sdtContent>
            </w:sdt>
            <w:r w:rsidDel="00000000" w:rsidR="00000000" w:rsidRPr="00000000">
              <w:rPr>
                <w:rFonts w:ascii="Arial" w:cs="Arial" w:eastAsia="Arial" w:hAnsi="Arial"/>
                <w:b w:val="1"/>
                <w:color w:val="000000"/>
                <w:sz w:val="22"/>
                <w:szCs w:val="22"/>
                <w:rtl w:val="0"/>
              </w:rPr>
              <w:t xml:space="preserve">C3-BEN 3- 1</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spacing w:after="160" w:line="3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PRESENTATION AND INFORMED CONSENT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29846</wp:posOffset>
                </wp:positionH>
                <wp:positionV relativeFrom="paragraph">
                  <wp:posOffset>333375</wp:posOffset>
                </wp:positionV>
                <wp:extent cx="5967095" cy="448945"/>
                <wp:effectExtent b="0" l="0" r="0" t="0"/>
                <wp:wrapNone/>
                <wp:docPr id="1158729772" name=""/>
                <a:graphic>
                  <a:graphicData uri="http://schemas.microsoft.com/office/word/2010/wordprocessingShape">
                    <wps:wsp>
                      <wps:cNvSpPr/>
                      <wps:cNvPr id="2" name="Shape 2"/>
                      <wps:spPr>
                        <a:xfrm>
                          <a:off x="2368803" y="3561878"/>
                          <a:ext cx="5954395" cy="436245"/>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We assume that informed consent will be presented to the informant.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29846</wp:posOffset>
                </wp:positionH>
                <wp:positionV relativeFrom="paragraph">
                  <wp:posOffset>333375</wp:posOffset>
                </wp:positionV>
                <wp:extent cx="5967095" cy="448945"/>
                <wp:effectExtent b="0" l="0" r="0" t="0"/>
                <wp:wrapNone/>
                <wp:docPr id="115872977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67095" cy="448945"/>
                        </a:xfrm>
                        <a:prstGeom prst="rect"/>
                        <a:ln/>
                      </pic:spPr>
                    </pic:pic>
                  </a:graphicData>
                </a:graphic>
              </wp:anchor>
            </w:drawing>
          </mc:Fallback>
        </mc:AlternateContent>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QUESTIONS (develop 10 questions)</w:t>
      </w:r>
    </w:p>
    <w:p w:rsidR="00000000" w:rsidDel="00000000" w:rsidP="00000000" w:rsidRDefault="00000000" w:rsidRPr="00000000" w14:paraId="0000003A">
      <w:pPr>
        <w:spacing w:line="360" w:lineRule="auto"/>
        <w:rPr>
          <w:rFonts w:ascii="Arial" w:cs="Arial" w:eastAsia="Arial" w:hAnsi="Arial"/>
          <w:b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30481</wp:posOffset>
                </wp:positionH>
                <wp:positionV relativeFrom="paragraph">
                  <wp:posOffset>127635</wp:posOffset>
                </wp:positionV>
                <wp:extent cx="5966460" cy="1762125"/>
                <wp:effectExtent b="0" l="0" r="0" t="0"/>
                <wp:wrapNone/>
                <wp:docPr id="1158729773" name=""/>
                <a:graphic>
                  <a:graphicData uri="http://schemas.microsoft.com/office/word/2010/wordprocessingShape">
                    <wps:wsp>
                      <wps:cNvSpPr/>
                      <wps:cNvPr id="3" name="Shape 3"/>
                      <wps:spPr>
                        <a:xfrm>
                          <a:off x="2369120" y="2905288"/>
                          <a:ext cx="5953760" cy="1749425"/>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30481</wp:posOffset>
                </wp:positionH>
                <wp:positionV relativeFrom="paragraph">
                  <wp:posOffset>127635</wp:posOffset>
                </wp:positionV>
                <wp:extent cx="5966460" cy="1762125"/>
                <wp:effectExtent b="0" l="0" r="0" t="0"/>
                <wp:wrapNone/>
                <wp:docPr id="115872977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966460" cy="1762125"/>
                        </a:xfrm>
                        <a:prstGeom prst="rect"/>
                        <a:ln/>
                      </pic:spPr>
                    </pic:pic>
                  </a:graphicData>
                </a:graphic>
              </wp:anchor>
            </w:drawing>
          </mc:Fallback>
        </mc:AlternateContent>
      </w:r>
    </w:p>
    <w:p w:rsidR="00000000" w:rsidDel="00000000" w:rsidP="00000000" w:rsidRDefault="00000000" w:rsidRPr="00000000" w14:paraId="000000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Focus groups: role play (40 minutes)</w:t>
      </w:r>
    </w:p>
    <w:p w:rsidR="00000000" w:rsidDel="00000000" w:rsidP="00000000" w:rsidRDefault="00000000" w:rsidRPr="00000000" w14:paraId="00000042">
      <w:pPr>
        <w:spacing w:line="360" w:lineRule="auto"/>
        <w:jc w:val="both"/>
        <w:rPr>
          <w:rFonts w:ascii="Arial" w:cs="Arial" w:eastAsia="Arial" w:hAnsi="Arial"/>
        </w:rPr>
      </w:pPr>
      <w:r w:rsidDel="00000000" w:rsidR="00000000" w:rsidRPr="00000000">
        <w:rPr>
          <w:rFonts w:ascii="Arial" w:cs="Arial" w:eastAsia="Arial" w:hAnsi="Arial"/>
          <w:rtl w:val="0"/>
        </w:rPr>
        <w:t xml:space="preserve">In the next stage of the evaluation, we will consider conducting some focus groups as a technique to collect information. </w:t>
      </w:r>
    </w:p>
    <w:p w:rsidR="00000000" w:rsidDel="00000000" w:rsidP="00000000" w:rsidRDefault="00000000" w:rsidRPr="00000000" w14:paraId="00000043">
      <w:pPr>
        <w:spacing w:line="360" w:lineRule="auto"/>
        <w:jc w:val="both"/>
        <w:rPr>
          <w:rFonts w:ascii="Arial" w:cs="Arial" w:eastAsia="Arial" w:hAnsi="Arial"/>
        </w:rPr>
      </w:pPr>
      <w:r w:rsidDel="00000000" w:rsidR="00000000" w:rsidRPr="00000000">
        <w:rPr>
          <w:rFonts w:ascii="Arial" w:cs="Arial" w:eastAsia="Arial" w:hAnsi="Arial"/>
          <w:rtl w:val="0"/>
        </w:rPr>
        <w:t xml:space="preserve">You will develop these focus groups by randomly distributing roles in these groups. Only one of you will moderate the group, while the rest are some of the key players. First, you will draw your group into different roles, as listed below:</w:t>
      </w:r>
    </w:p>
    <w:p w:rsidR="00000000" w:rsidDel="00000000" w:rsidP="00000000" w:rsidRDefault="00000000" w:rsidRPr="00000000" w14:paraId="00000044">
      <w:pPr>
        <w:spacing w:line="360" w:lineRule="auto"/>
        <w:jc w:val="both"/>
        <w:rPr>
          <w:rFonts w:ascii="Arial" w:cs="Arial" w:eastAsia="Arial" w:hAnsi="Arial"/>
        </w:rPr>
      </w:pPr>
      <w:r w:rsidDel="00000000" w:rsidR="00000000" w:rsidRPr="00000000">
        <w:rPr>
          <w:rtl w:val="0"/>
        </w:rPr>
      </w:r>
    </w:p>
    <w:tbl>
      <w:tblPr>
        <w:tblStyle w:val="Table3"/>
        <w:tblW w:w="6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4"/>
        <w:gridCol w:w="2268"/>
        <w:tblGridChange w:id="0">
          <w:tblGrid>
            <w:gridCol w:w="3794"/>
            <w:gridCol w:w="22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360" w:lineRule="auto"/>
              <w:jc w:val="center"/>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360" w:lineRule="auto"/>
              <w:jc w:val="center"/>
              <w:rPr>
                <w:rFonts w:ascii="Arial" w:cs="Arial" w:eastAsia="Arial" w:hAnsi="Arial"/>
              </w:rPr>
            </w:pPr>
            <w:r w:rsidDel="00000000" w:rsidR="00000000" w:rsidRPr="00000000">
              <w:rPr>
                <w:rFonts w:ascii="Arial" w:cs="Arial" w:eastAsia="Arial" w:hAnsi="Arial"/>
                <w:rtl w:val="0"/>
              </w:rPr>
              <w:t xml:space="preserve">Number of persons</w:t>
            </w:r>
          </w:p>
        </w:tc>
      </w:tr>
      <w:tr>
        <w:trPr>
          <w:cantSplit w:val="0"/>
          <w:tblHeader w:val="0"/>
        </w:trPr>
        <w:tc>
          <w:tcPr/>
          <w:p w:rsidR="00000000" w:rsidDel="00000000" w:rsidP="00000000" w:rsidRDefault="00000000" w:rsidRPr="00000000" w14:paraId="00000047">
            <w:pPr>
              <w:spacing w:line="360" w:lineRule="auto"/>
              <w:jc w:val="both"/>
              <w:rPr>
                <w:rFonts w:ascii="Arial" w:cs="Arial" w:eastAsia="Arial" w:hAnsi="Arial"/>
              </w:rPr>
            </w:pPr>
            <w:r w:rsidDel="00000000" w:rsidR="00000000" w:rsidRPr="00000000">
              <w:rPr>
                <w:rFonts w:ascii="Arial" w:cs="Arial" w:eastAsia="Arial" w:hAnsi="Arial"/>
                <w:rtl w:val="0"/>
              </w:rPr>
              <w:t xml:space="preserve">Focus group moderator </w:t>
            </w:r>
          </w:p>
        </w:tc>
        <w:tc>
          <w:tcPr>
            <w:vAlign w:val="center"/>
          </w:tcPr>
          <w:p w:rsidR="00000000" w:rsidDel="00000000" w:rsidP="00000000" w:rsidRDefault="00000000" w:rsidRPr="00000000" w14:paraId="00000048">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49">
            <w:pPr>
              <w:spacing w:line="360" w:lineRule="auto"/>
              <w:jc w:val="both"/>
              <w:rPr>
                <w:rFonts w:ascii="Arial" w:cs="Arial" w:eastAsia="Arial" w:hAnsi="Arial"/>
              </w:rPr>
            </w:pPr>
            <w:sdt>
              <w:sdtPr>
                <w:id w:val="-728101604"/>
                <w:tag w:val="goog_rdk_6"/>
              </w:sdtPr>
              <w:sdtContent>
                <w:commentRangeStart w:id="5"/>
              </w:sdtContent>
            </w:sdt>
            <w:r w:rsidDel="00000000" w:rsidR="00000000" w:rsidRPr="00000000">
              <w:rPr>
                <w:rFonts w:ascii="Arial" w:cs="Arial" w:eastAsia="Arial" w:hAnsi="Arial"/>
                <w:rtl w:val="0"/>
              </w:rPr>
              <w:t xml:space="preserve">Focus group participants </w:t>
            </w:r>
            <w:commentRangeEnd w:id="5"/>
            <w:r w:rsidDel="00000000" w:rsidR="00000000" w:rsidRPr="00000000">
              <w:commentReference w:id="5"/>
            </w:r>
            <w:r w:rsidDel="00000000" w:rsidR="00000000" w:rsidRPr="00000000">
              <w:rPr>
                <w:rtl w:val="0"/>
              </w:rPr>
            </w:r>
          </w:p>
        </w:tc>
        <w:tc>
          <w:tcPr>
            <w:vAlign w:val="center"/>
          </w:tcPr>
          <w:p w:rsidR="00000000" w:rsidDel="00000000" w:rsidP="00000000" w:rsidRDefault="00000000" w:rsidRPr="00000000" w14:paraId="0000004A">
            <w:pPr>
              <w:spacing w:line="360" w:lineRule="auto"/>
              <w:jc w:val="center"/>
              <w:rPr>
                <w:rFonts w:ascii="Arial" w:cs="Arial" w:eastAsia="Arial" w:hAnsi="Arial"/>
              </w:rPr>
            </w:pPr>
            <w:r w:rsidDel="00000000" w:rsidR="00000000" w:rsidRPr="00000000">
              <w:rPr>
                <w:rFonts w:ascii="Arial" w:cs="Arial" w:eastAsia="Arial" w:hAnsi="Arial"/>
                <w:rtl w:val="0"/>
              </w:rPr>
              <w:t xml:space="preserve">(n-3)*</w:t>
            </w:r>
          </w:p>
        </w:tc>
      </w:tr>
      <w:tr>
        <w:trPr>
          <w:cantSplit w:val="0"/>
          <w:tblHeader w:val="0"/>
        </w:trPr>
        <w:tc>
          <w:tcPr/>
          <w:p w:rsidR="00000000" w:rsidDel="00000000" w:rsidP="00000000" w:rsidRDefault="00000000" w:rsidRPr="00000000" w14:paraId="0000004B">
            <w:pPr>
              <w:spacing w:line="360" w:lineRule="auto"/>
              <w:jc w:val="both"/>
              <w:rPr>
                <w:rFonts w:ascii="Arial" w:cs="Arial" w:eastAsia="Arial" w:hAnsi="Arial"/>
              </w:rPr>
            </w:pPr>
            <w:r w:rsidDel="00000000" w:rsidR="00000000" w:rsidRPr="00000000">
              <w:rPr>
                <w:rFonts w:ascii="Arial" w:cs="Arial" w:eastAsia="Arial" w:hAnsi="Arial"/>
                <w:rtl w:val="0"/>
              </w:rPr>
              <w:t xml:space="preserve">Focus group observers</w:t>
            </w:r>
          </w:p>
        </w:tc>
        <w:tc>
          <w:tcPr>
            <w:vAlign w:val="center"/>
          </w:tcPr>
          <w:p w:rsidR="00000000" w:rsidDel="00000000" w:rsidP="00000000" w:rsidRDefault="00000000" w:rsidRPr="00000000" w14:paraId="0000004C">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4D">
            <w:pPr>
              <w:spacing w:line="360" w:lineRule="auto"/>
              <w:jc w:val="both"/>
              <w:rPr>
                <w:rFonts w:ascii="Arial" w:cs="Arial" w:eastAsia="Arial" w:hAnsi="Arial"/>
              </w:rPr>
            </w:pPr>
            <w:r w:rsidDel="00000000" w:rsidR="00000000" w:rsidRPr="00000000">
              <w:rPr>
                <w:rFonts w:ascii="Arial" w:cs="Arial" w:eastAsia="Arial" w:hAnsi="Arial"/>
                <w:rtl w:val="0"/>
              </w:rPr>
              <w:t xml:space="preserve">Note takers </w:t>
            </w:r>
          </w:p>
        </w:tc>
        <w:tc>
          <w:tcPr>
            <w:vAlign w:val="center"/>
          </w:tcPr>
          <w:p w:rsidR="00000000" w:rsidDel="00000000" w:rsidP="00000000" w:rsidRDefault="00000000" w:rsidRPr="00000000" w14:paraId="0000004E">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4F">
      <w:pPr>
        <w:spacing w:line="360" w:lineRule="auto"/>
        <w:jc w:val="center"/>
        <w:rPr>
          <w:rFonts w:ascii="Arial" w:cs="Arial" w:eastAsia="Arial" w:hAnsi="Arial"/>
        </w:rPr>
      </w:pPr>
      <w:r w:rsidDel="00000000" w:rsidR="00000000" w:rsidRPr="00000000">
        <w:rPr>
          <w:rFonts w:ascii="Arial" w:cs="Arial" w:eastAsia="Arial" w:hAnsi="Arial"/>
          <w:sz w:val="20"/>
          <w:szCs w:val="20"/>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number of participants and note takers can be adapted according to the size of the group.</w:t>
      </w:r>
      <w:r w:rsidDel="00000000" w:rsidR="00000000" w:rsidRPr="00000000">
        <w:rPr>
          <w:rtl w:val="0"/>
        </w:rPr>
      </w:r>
    </w:p>
    <w:p w:rsidR="00000000" w:rsidDel="00000000" w:rsidP="00000000" w:rsidRDefault="00000000" w:rsidRPr="00000000" w14:paraId="0000005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line="360" w:lineRule="auto"/>
        <w:jc w:val="both"/>
        <w:rPr>
          <w:rFonts w:ascii="Arial" w:cs="Arial" w:eastAsia="Arial" w:hAnsi="Arial"/>
        </w:rPr>
      </w:pPr>
      <w:r w:rsidDel="00000000" w:rsidR="00000000" w:rsidRPr="00000000">
        <w:rPr>
          <w:rFonts w:ascii="Arial" w:cs="Arial" w:eastAsia="Arial" w:hAnsi="Arial"/>
          <w:rtl w:val="0"/>
        </w:rPr>
        <w:t xml:space="preserve">Once the roles in the group have been drawn by lot, each participant will be given a sheet of paper that summarizes the functions of their specific role in the group (taken from the PPT presentation). Only the person who moderates, observers and note takers will know the script of the conversation. </w:t>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rPr>
      </w:pPr>
      <w:r w:rsidDel="00000000" w:rsidR="00000000" w:rsidRPr="00000000">
        <w:rPr>
          <w:rFonts w:ascii="Arial" w:cs="Arial" w:eastAsia="Arial" w:hAnsi="Arial"/>
          <w:rtl w:val="0"/>
        </w:rPr>
        <w:t xml:space="preserve">Moderators, observers and note takers will use the format in the Annex to facilitate their work. The objective of the focus group record sheets is to follow-up and provide feedback on the quality of the data collection process. </w:t>
      </w:r>
    </w:p>
    <w:p w:rsidR="00000000" w:rsidDel="00000000" w:rsidP="00000000" w:rsidRDefault="00000000" w:rsidRPr="00000000" w14:paraId="0000005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rPr>
      </w:pPr>
      <w:r w:rsidDel="00000000" w:rsidR="00000000" w:rsidRPr="00000000">
        <w:rPr>
          <w:rFonts w:ascii="Arial" w:cs="Arial" w:eastAsia="Arial" w:hAnsi="Arial"/>
          <w:rtl w:val="0"/>
        </w:rPr>
        <w:t xml:space="preserve">Once the focus groups are concluded, we will discuss, in plenary, your experience in the focus groups.</w:t>
      </w:r>
    </w:p>
    <w:p w:rsidR="00000000" w:rsidDel="00000000" w:rsidP="00000000" w:rsidRDefault="00000000" w:rsidRPr="00000000" w14:paraId="00000056">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Annex: Focus group script</w:t>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87" w:right="0" w:hanging="48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Introduction - Introduce yourself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2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(Estimated time: 5 minutes)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Greetings and welcome.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moderator introduces herself, explains the purpose of the focus group and creates an appropriate atmosphere for discussion.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Consent is requested for video recording and for the presence of a team observer.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Honest opinions are solicited. Comments will be made that there are no right or wrong answers. Your genuine opinions and experience are sought.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 that there may be instances when it is necessary to interrupt and change the conversation.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Ask each participant to introduce him/herself, specifying name and company/place of work.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87" w:right="0" w:hanging="48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Start-up (Estimated time: 10 minutes)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87" w:right="0" w:firstLine="0"/>
        <w:jc w:val="both"/>
        <w:rPr>
          <w:rFonts w:ascii="Arial" w:cs="Arial" w:eastAsia="Arial" w:hAnsi="Arial"/>
          <w:b w:val="0"/>
          <w:i w:val="0"/>
          <w:smallCaps w:val="0"/>
          <w:strike w:val="0"/>
          <w:color w:val="000000"/>
          <w:sz w:val="24"/>
          <w:szCs w:val="24"/>
          <w:u w:val="none"/>
          <w:shd w:fill="auto" w:val="clear"/>
          <w:vertAlign w:val="baseline"/>
        </w:rPr>
      </w:pPr>
      <w:sdt>
        <w:sdtPr>
          <w:id w:val="-1773285883"/>
          <w:tag w:val="goog_rdk_7"/>
        </w:sdtPr>
        <w:sdtContent>
          <w:commentRangeStart w:id="6"/>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was your main motivation for participating in the program?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8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has been the best thing about participating in the program?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both"/>
        <w:rPr>
          <w:rFonts w:ascii="Arial" w:cs="Arial" w:eastAsia="Arial" w:hAnsi="Arial"/>
          <w:b w:val="1"/>
          <w:i w:val="0"/>
          <w:smallCaps w:val="0"/>
          <w:strike w:val="0"/>
          <w:color w:val="262626"/>
          <w:sz w:val="22"/>
          <w:szCs w:val="22"/>
          <w:u w:val="none"/>
          <w:shd w:fill="auto" w:val="clear"/>
          <w:vertAlign w:val="baseline"/>
        </w:rPr>
      </w:pPr>
      <w:r w:rsidDel="00000000" w:rsidR="00000000" w:rsidRPr="00000000">
        <w:rPr>
          <w:rtl w:val="0"/>
        </w:rPr>
      </w:r>
    </w:p>
    <w:sdt>
      <w:sdtPr>
        <w:id w:val="-610858688"/>
        <w:tag w:val="goog_rdk_10"/>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080" w:right="0" w:firstLine="0"/>
            <w:jc w:val="both"/>
            <w:rPr>
              <w:del w:author="Pupo Lafer Marina" w:id="1" w:date="2025-07-24T17:01:00Z"/>
              <w:rFonts w:ascii="Arial" w:cs="Arial" w:eastAsia="Arial" w:hAnsi="Arial"/>
              <w:b w:val="0"/>
              <w:i w:val="0"/>
              <w:smallCaps w:val="0"/>
              <w:strike w:val="0"/>
              <w:color w:val="000000"/>
              <w:sz w:val="24"/>
              <w:szCs w:val="24"/>
              <w:u w:val="none"/>
              <w:shd w:fill="auto" w:val="clear"/>
              <w:vertAlign w:val="baseline"/>
            </w:rPr>
          </w:pPr>
          <w:sdt>
            <w:sdtPr>
              <w:id w:val="1621580298"/>
              <w:tag w:val="goog_rdk_9"/>
            </w:sdtPr>
            <w:sdtContent>
              <w:del w:author="Pupo Lafer Marina" w:id="1" w:date="2025-07-24T17:01:00Z">
                <w:r w:rsidDel="00000000" w:rsidR="00000000" w:rsidRPr="00000000">
                  <w:rPr>
                    <w:rtl w:val="0"/>
                  </w:rPr>
                </w:r>
              </w:del>
            </w:sdtContent>
          </w:sdt>
        </w:p>
      </w:sdtContent>
    </w:sdt>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487" w:right="0" w:hanging="48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62626"/>
          <w:sz w:val="24"/>
          <w:szCs w:val="24"/>
          <w:u w:val="none"/>
          <w:shd w:fill="auto" w:val="clear"/>
          <w:vertAlign w:val="baseline"/>
          <w:rtl w:val="0"/>
        </w:rPr>
        <w:t xml:space="preserve">Experience in program implementation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20" w:before="0" w:line="240" w:lineRule="auto"/>
        <w:ind w:left="0" w:right="0" w:firstLine="0"/>
        <w:jc w:val="both"/>
        <w:rPr>
          <w:rFonts w:ascii="Arial" w:cs="Arial" w:eastAsia="Arial" w:hAnsi="Arial"/>
          <w:b w:val="1"/>
          <w:i w:val="0"/>
          <w:smallCaps w:val="0"/>
          <w:strike w:val="0"/>
          <w:color w:val="262626"/>
          <w:sz w:val="24"/>
          <w:szCs w:val="24"/>
          <w:u w:val="none"/>
          <w:shd w:fill="auto" w:val="clear"/>
          <w:vertAlign w:val="baseline"/>
        </w:rPr>
      </w:pPr>
      <w:r w:rsidDel="00000000" w:rsidR="00000000" w:rsidRPr="00000000">
        <w:rPr>
          <w:rFonts w:ascii="Arial" w:cs="Arial" w:eastAsia="Arial" w:hAnsi="Arial"/>
          <w:b w:val="1"/>
          <w:i w:val="0"/>
          <w:smallCaps w:val="0"/>
          <w:strike w:val="0"/>
          <w:color w:val="262626"/>
          <w:sz w:val="24"/>
          <w:szCs w:val="24"/>
          <w:u w:val="none"/>
          <w:shd w:fill="auto" w:val="clear"/>
          <w:vertAlign w:val="baseline"/>
          <w:rtl w:val="0"/>
        </w:rPr>
        <w:t xml:space="preserve">(Estimated time: 10 minutes)</w:t>
      </w:r>
    </w:p>
    <w:sdt>
      <w:sdtPr>
        <w:id w:val="424732820"/>
        <w:tag w:val="goog_rdk_13"/>
      </w:sdtPr>
      <w:sdtConten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487" w:right="0" w:firstLine="0"/>
            <w:jc w:val="both"/>
            <w:rPr>
              <w:del w:author="Pupo Lafer Marina" w:id="2" w:date="2025-07-24T17:01:00Z"/>
              <w:rFonts w:ascii="Arial" w:cs="Arial" w:eastAsia="Arial" w:hAnsi="Arial"/>
              <w:b w:val="1"/>
              <w:i w:val="0"/>
              <w:smallCaps w:val="0"/>
              <w:strike w:val="0"/>
              <w:color w:val="000000"/>
              <w:sz w:val="24"/>
              <w:szCs w:val="24"/>
              <w:u w:val="none"/>
              <w:shd w:fill="auto" w:val="clear"/>
              <w:vertAlign w:val="baseline"/>
            </w:rPr>
          </w:pPr>
          <w:sdt>
            <w:sdtPr>
              <w:id w:val="48988529"/>
              <w:tag w:val="goog_rdk_12"/>
            </w:sdtPr>
            <w:sdtContent>
              <w:del w:author="Pupo Lafer Marina" w:id="2" w:date="2025-07-24T17:01:00Z">
                <w:r w:rsidDel="00000000" w:rsidR="00000000" w:rsidRPr="00000000">
                  <w:rPr>
                    <w:rtl w:val="0"/>
                  </w:rPr>
                </w:r>
              </w:del>
            </w:sdtContent>
          </w:sdt>
        </w:p>
      </w:sdtContent>
    </w:sdt>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of the participants have decided to leave the program, why do you think this is happening?</w:t>
      </w:r>
    </w:p>
    <w:p w:rsidR="00000000" w:rsidDel="00000000" w:rsidP="00000000" w:rsidRDefault="00000000" w:rsidRPr="00000000" w14:paraId="000000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2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Inquire about lack of support, lack of training, etc.</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do you consider to be the key elements for the success of the MEF?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kind of feedback did they receive and was it helpful?</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has been the monitoring and follow-up in the implementation of the program?</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they have any doubts about the implementation of the program, who do they call? </w:t>
      </w:r>
    </w:p>
    <w:sdt>
      <w:sdtPr>
        <w:id w:val="-267247971"/>
        <w:tag w:val="goog_rdk_16"/>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428" w:right="0" w:firstLine="0"/>
            <w:jc w:val="both"/>
            <w:rPr>
              <w:del w:author="Pupo Lafer Marina" w:id="3" w:date="2025-07-24T17:01:00Z"/>
              <w:rFonts w:ascii="Arial" w:cs="Arial" w:eastAsia="Arial" w:hAnsi="Arial"/>
              <w:b w:val="0"/>
              <w:i w:val="0"/>
              <w:smallCaps w:val="0"/>
              <w:strike w:val="0"/>
              <w:color w:val="000000"/>
              <w:sz w:val="24"/>
              <w:szCs w:val="24"/>
              <w:u w:val="none"/>
              <w:shd w:fill="auto" w:val="clear"/>
              <w:vertAlign w:val="baseline"/>
            </w:rPr>
          </w:pPr>
          <w:sdt>
            <w:sdtPr>
              <w:id w:val="1382465125"/>
              <w:tag w:val="goog_rdk_15"/>
            </w:sdtPr>
            <w:sdtContent>
              <w:del w:author="Pupo Lafer Marina" w:id="3" w:date="2025-07-24T17:01:00Z">
                <w:r w:rsidDel="00000000" w:rsidR="00000000" w:rsidRPr="00000000">
                  <w:rPr>
                    <w:rtl w:val="0"/>
                  </w:rPr>
                </w:r>
              </w:del>
            </w:sdtContent>
          </w:sdt>
        </w:p>
      </w:sdtContent>
    </w:sdt>
    <w:sdt>
      <w:sdtPr>
        <w:id w:val="907793966"/>
        <w:tag w:val="goog_rdk_18"/>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both"/>
            <w:rPr>
              <w:del w:author="Pupo Lafer Marina" w:id="3" w:date="2025-07-24T17:01:00Z"/>
              <w:rFonts w:ascii="Arial" w:cs="Arial" w:eastAsia="Arial" w:hAnsi="Arial"/>
              <w:b w:val="0"/>
              <w:i w:val="0"/>
              <w:smallCaps w:val="0"/>
              <w:strike w:val="0"/>
              <w:color w:val="000000"/>
              <w:sz w:val="24"/>
              <w:szCs w:val="24"/>
              <w:u w:val="none"/>
              <w:shd w:fill="auto" w:val="clear"/>
              <w:vertAlign w:val="baseline"/>
            </w:rPr>
          </w:pPr>
          <w:sdt>
            <w:sdtPr>
              <w:id w:val="378094215"/>
              <w:tag w:val="goog_rdk_17"/>
            </w:sdtPr>
            <w:sdtContent>
              <w:del w:author="Pupo Lafer Marina" w:id="3" w:date="2025-07-24T17:01:00Z">
                <w:r w:rsidDel="00000000" w:rsidR="00000000" w:rsidRPr="00000000">
                  <w:rPr>
                    <w:rtl w:val="0"/>
                  </w:rPr>
                </w:r>
              </w:del>
            </w:sdtContent>
          </w:sdt>
        </w:p>
      </w:sdtContent>
    </w:sd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142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487" w:right="0" w:hanging="48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Overall assessment and recommendations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20" w:before="0" w:line="240" w:lineRule="auto"/>
        <w:ind w:left="0" w:right="0" w:firstLine="0"/>
        <w:jc w:val="both"/>
        <w:rPr>
          <w:rFonts w:ascii="Arial" w:cs="Arial" w:eastAsia="Arial" w:hAnsi="Arial"/>
          <w:b w:val="1"/>
          <w:i w:val="0"/>
          <w:smallCaps w:val="0"/>
          <w:strike w:val="0"/>
          <w:color w:val="262626"/>
          <w:sz w:val="22"/>
          <w:szCs w:val="22"/>
          <w:u w:val="none"/>
          <w:shd w:fill="auto" w:val="clear"/>
          <w:vertAlign w:val="baseline"/>
        </w:rPr>
      </w:pPr>
      <w:r w:rsidDel="00000000" w:rsidR="00000000" w:rsidRPr="00000000">
        <w:rPr>
          <w:rFonts w:ascii="Arial" w:cs="Arial" w:eastAsia="Arial" w:hAnsi="Arial"/>
          <w:b w:val="1"/>
          <w:i w:val="0"/>
          <w:smallCaps w:val="0"/>
          <w:strike w:val="0"/>
          <w:color w:val="262626"/>
          <w:sz w:val="22"/>
          <w:szCs w:val="22"/>
          <w:u w:val="none"/>
          <w:shd w:fill="auto" w:val="clear"/>
          <w:vertAlign w:val="baseline"/>
          <w:rtl w:val="0"/>
        </w:rPr>
        <w:t xml:space="preserve">(Estimated time: 5 minutes)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before="0" w:line="320" w:lineRule="auto"/>
        <w:ind w:left="48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recommendation would you make to someone who is just starting their participation in the MEF?</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could improve any stage of the process, what recommendation would you make?</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 there any additional issues that we have not discussed that you consider important?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Thank you very much! Thank the participants for their time </w:t>
      </w:r>
    </w:p>
    <w:p w:rsidR="00000000" w:rsidDel="00000000" w:rsidP="00000000" w:rsidRDefault="00000000" w:rsidRPr="00000000" w14:paraId="0000007A">
      <w:pP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Annex. Additional formats for focus groups</w:t>
      </w:r>
    </w:p>
    <w:p w:rsidR="00000000" w:rsidDel="00000000" w:rsidP="00000000" w:rsidRDefault="00000000" w:rsidRPr="00000000" w14:paraId="0000007B">
      <w:pPr>
        <w:jc w:val="center"/>
        <w:rPr>
          <w:rFonts w:ascii="Arial" w:cs="Arial" w:eastAsia="Arial" w:hAnsi="Arial"/>
          <w:b w:val="1"/>
          <w:color w:val="2f5496"/>
          <w:sz w:val="28"/>
          <w:szCs w:val="28"/>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Arial" w:cs="Arial" w:eastAsia="Arial" w:hAnsi="Arial"/>
          <w:color w:val="2f5496"/>
        </w:rPr>
      </w:pPr>
      <w:r w:rsidDel="00000000" w:rsidR="00000000" w:rsidRPr="00000000">
        <w:rPr>
          <w:rFonts w:ascii="Arial" w:cs="Arial" w:eastAsia="Arial" w:hAnsi="Arial"/>
          <w:b w:val="1"/>
          <w:color w:val="2f5496"/>
          <w:sz w:val="26"/>
          <w:szCs w:val="26"/>
          <w:rtl w:val="0"/>
        </w:rPr>
        <w:t xml:space="preserve">Guidance for Focus Group note taking</w:t>
      </w:r>
      <w:r w:rsidDel="00000000" w:rsidR="00000000" w:rsidRPr="00000000">
        <w:rPr>
          <w:rtl w:val="0"/>
        </w:rPr>
      </w:r>
    </w:p>
    <w:tbl>
      <w:tblPr>
        <w:tblStyle w:val="Table4"/>
        <w:tblW w:w="7586.0" w:type="dxa"/>
        <w:jc w:val="center"/>
        <w:tblLayout w:type="fixed"/>
        <w:tblLook w:val="0400"/>
      </w:tblPr>
      <w:tblGrid>
        <w:gridCol w:w="2001"/>
        <w:gridCol w:w="2319"/>
        <w:gridCol w:w="1656"/>
        <w:gridCol w:w="1610"/>
        <w:tblGridChange w:id="0">
          <w:tblGrid>
            <w:gridCol w:w="2001"/>
            <w:gridCol w:w="2319"/>
            <w:gridCol w:w="1656"/>
            <w:gridCol w:w="1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START 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27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ORGANIZATION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END 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LOCATION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240"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276"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CONSULTANTS / </w:t>
            </w:r>
          </w:p>
          <w:p w:rsidR="00000000" w:rsidDel="00000000" w:rsidP="00000000" w:rsidRDefault="00000000" w:rsidRPr="00000000" w14:paraId="0000008A">
            <w:pPr>
              <w:spacing w:line="276" w:lineRule="auto"/>
              <w:jc w:val="center"/>
              <w:rPr>
                <w:rFonts w:ascii="Arial" w:cs="Arial" w:eastAsia="Arial" w:hAnsi="Arial"/>
              </w:rPr>
            </w:pPr>
            <w:r w:rsidDel="00000000" w:rsidR="00000000" w:rsidRPr="00000000">
              <w:rPr>
                <w:rFonts w:ascii="Arial" w:cs="Arial" w:eastAsia="Arial" w:hAnsi="Arial"/>
                <w:b w:val="1"/>
                <w:color w:val="000000"/>
                <w:sz w:val="22"/>
                <w:szCs w:val="22"/>
                <w:rtl w:val="0"/>
              </w:rPr>
              <w:t xml:space="preserve">EVALUATORS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276" w:lineRule="auto"/>
              <w:jc w:val="center"/>
              <w:rPr>
                <w:rFonts w:ascii="Arial" w:cs="Arial" w:eastAsia="Arial" w:hAnsi="Arial"/>
                <w:color w:val="000000"/>
              </w:rPr>
            </w:pPr>
            <w:r w:rsidDel="00000000" w:rsidR="00000000" w:rsidRPr="00000000">
              <w:rPr>
                <w:rFonts w:ascii="Arial" w:cs="Arial" w:eastAsia="Arial" w:hAnsi="Arial"/>
                <w:b w:val="1"/>
                <w:color w:val="000000"/>
                <w:sz w:val="22"/>
                <w:szCs w:val="22"/>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276" w:lineRule="auto"/>
              <w:jc w:val="center"/>
              <w:rPr>
                <w:rFonts w:ascii="Arial" w:cs="Arial" w:eastAsia="Arial" w:hAnsi="Arial"/>
                <w:color w:val="000000"/>
              </w:rPr>
            </w:pPr>
            <w:r w:rsidDel="00000000" w:rsidR="00000000" w:rsidRPr="00000000">
              <w:rPr>
                <w:rFonts w:ascii="Arial" w:cs="Arial" w:eastAsia="Arial" w:hAnsi="Arial"/>
                <w:b w:val="1"/>
                <w:color w:val="000000"/>
                <w:sz w:val="22"/>
                <w:szCs w:val="22"/>
                <w:rtl w:val="0"/>
              </w:rPr>
              <w:t xml:space="preserve">C3-USU-FG-CONS-4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276" w:lineRule="auto"/>
              <w:jc w:val="center"/>
              <w:rPr>
                <w:rFonts w:ascii="Arial" w:cs="Arial" w:eastAsia="Arial" w:hAnsi="Arial"/>
                <w:color w:val="000000"/>
              </w:rPr>
            </w:pPr>
            <w:r w:rsidDel="00000000" w:rsidR="00000000" w:rsidRPr="00000000">
              <w:rPr>
                <w:rFonts w:ascii="Arial" w:cs="Arial" w:eastAsia="Arial" w:hAnsi="Arial"/>
                <w:b w:val="1"/>
                <w:color w:val="000000"/>
                <w:sz w:val="22"/>
                <w:szCs w:val="22"/>
                <w:rtl w:val="0"/>
              </w:rPr>
              <w:t xml:space="preserve">AUDIO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line="276" w:lineRule="auto"/>
              <w:jc w:val="center"/>
              <w:rPr>
                <w:rFonts w:ascii="Arial" w:cs="Arial" w:eastAsia="Arial" w:hAnsi="Arial"/>
                <w:color w:val="000000"/>
              </w:rPr>
            </w:pPr>
            <w:r w:rsidDel="00000000" w:rsidR="00000000" w:rsidRPr="00000000">
              <w:rPr>
                <w:rFonts w:ascii="Arial" w:cs="Arial" w:eastAsia="Arial" w:hAnsi="Arial"/>
                <w:b w:val="1"/>
                <w:color w:val="000000"/>
                <w:sz w:val="22"/>
                <w:szCs w:val="22"/>
                <w:rtl w:val="0"/>
              </w:rPr>
              <w:t xml:space="preserve">C3-USU-FG-2</w:t>
            </w:r>
            <w:r w:rsidDel="00000000" w:rsidR="00000000" w:rsidRPr="00000000">
              <w:rPr>
                <w:rtl w:val="0"/>
              </w:rPr>
            </w:r>
          </w:p>
        </w:tc>
      </w:tr>
    </w:tbl>
    <w:p w:rsidR="00000000" w:rsidDel="00000000" w:rsidP="00000000" w:rsidRDefault="00000000" w:rsidRPr="00000000" w14:paraId="0000009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sz w:val="22"/>
          <w:szCs w:val="22"/>
        </w:rPr>
      </w:pP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Focus group questions and answers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I</w:t>
            </w:r>
          </w:p>
        </w:tc>
      </w:tr>
      <w:tr>
        <w:trPr>
          <w:cantSplit w:val="0"/>
          <w:tblHeader w:val="0"/>
        </w:trPr>
        <w:tc>
          <w:tcPr/>
          <w:p w:rsidR="00000000" w:rsidDel="00000000" w:rsidP="00000000" w:rsidRDefault="00000000" w:rsidRPr="00000000" w14:paraId="0000009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Reply</w:t>
            </w:r>
          </w:p>
          <w:p w:rsidR="00000000" w:rsidDel="00000000" w:rsidP="00000000" w:rsidRDefault="00000000" w:rsidRPr="00000000" w14:paraId="00000097">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2</w:t>
            </w:r>
          </w:p>
        </w:tc>
      </w:tr>
      <w:tr>
        <w:trPr>
          <w:cantSplit w:val="0"/>
          <w:tblHeader w:val="0"/>
        </w:trPr>
        <w:tc>
          <w:tcPr/>
          <w:p w:rsidR="00000000" w:rsidDel="00000000" w:rsidP="00000000" w:rsidRDefault="00000000" w:rsidRPr="00000000" w14:paraId="0000009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Reply</w:t>
            </w:r>
          </w:p>
          <w:p w:rsidR="00000000" w:rsidDel="00000000" w:rsidP="00000000" w:rsidRDefault="00000000" w:rsidRPr="00000000" w14:paraId="0000009E">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0">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2">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3</w:t>
            </w:r>
          </w:p>
        </w:tc>
      </w:tr>
      <w:tr>
        <w:trPr>
          <w:cantSplit w:val="0"/>
          <w:tblHeader w:val="0"/>
        </w:trPr>
        <w:tc>
          <w:tcPr/>
          <w:p w:rsidR="00000000" w:rsidDel="00000000" w:rsidP="00000000" w:rsidRDefault="00000000" w:rsidRPr="00000000" w14:paraId="000000A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Reply</w:t>
            </w:r>
          </w:p>
          <w:p w:rsidR="00000000" w:rsidDel="00000000" w:rsidP="00000000" w:rsidRDefault="00000000" w:rsidRPr="00000000" w14:paraId="000000A5">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6">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7">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4</w:t>
            </w:r>
          </w:p>
        </w:tc>
      </w:tr>
      <w:tr>
        <w:trPr>
          <w:cantSplit w:val="0"/>
          <w:tblHeader w:val="0"/>
        </w:trPr>
        <w:tc>
          <w:tcPr/>
          <w:p w:rsidR="00000000" w:rsidDel="00000000" w:rsidP="00000000" w:rsidRDefault="00000000" w:rsidRPr="00000000" w14:paraId="000000A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Reply</w:t>
            </w:r>
          </w:p>
          <w:p w:rsidR="00000000" w:rsidDel="00000000" w:rsidP="00000000" w:rsidRDefault="00000000" w:rsidRPr="00000000" w14:paraId="000000A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C">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E">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276"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5</w:t>
            </w:r>
          </w:p>
        </w:tc>
      </w:tr>
      <w:tr>
        <w:trPr>
          <w:cantSplit w:val="0"/>
          <w:tblHeader w:val="0"/>
        </w:trPr>
        <w:tc>
          <w:tcPr/>
          <w:p w:rsidR="00000000" w:rsidDel="00000000" w:rsidP="00000000" w:rsidRDefault="00000000" w:rsidRPr="00000000" w14:paraId="000000B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Reply</w:t>
            </w:r>
          </w:p>
          <w:p w:rsidR="00000000" w:rsidDel="00000000" w:rsidP="00000000" w:rsidRDefault="00000000" w:rsidRPr="00000000" w14:paraId="000000B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color w:val="000000"/>
                <w:sz w:val="22"/>
                <w:szCs w:val="22"/>
              </w:rPr>
            </w:pPr>
            <w:r w:rsidDel="00000000" w:rsidR="00000000" w:rsidRPr="00000000">
              <w:rPr>
                <w:rtl w:val="0"/>
              </w:rPr>
            </w:r>
          </w:p>
        </w:tc>
      </w:tr>
      <w:tr>
        <w:trPr>
          <w:cantSplit w:val="0"/>
          <w:trHeight w:val="2123" w:hRule="atLeast"/>
          <w:tblHeader w:val="0"/>
        </w:trPr>
        <w:tc>
          <w:tcPr/>
          <w:p w:rsidR="00000000" w:rsidDel="00000000" w:rsidP="00000000" w:rsidRDefault="00000000" w:rsidRPr="00000000" w14:paraId="000000B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Additional questions:</w:t>
            </w:r>
          </w:p>
          <w:p w:rsidR="00000000" w:rsidDel="00000000" w:rsidP="00000000" w:rsidRDefault="00000000" w:rsidRPr="00000000" w14:paraId="000000B6">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7">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9">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C">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D">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Remarks</w:t>
            </w:r>
          </w:p>
          <w:p w:rsidR="00000000" w:rsidDel="00000000" w:rsidP="00000000" w:rsidRDefault="00000000" w:rsidRPr="00000000" w14:paraId="000000BF">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0">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2">
            <w:pPr>
              <w:spacing w:line="276" w:lineRule="auto"/>
              <w:rPr>
                <w:rFonts w:ascii="Arial" w:cs="Arial" w:eastAsia="Arial" w:hAnsi="Aria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Comments</w:t>
            </w:r>
          </w:p>
          <w:p w:rsidR="00000000" w:rsidDel="00000000" w:rsidP="00000000" w:rsidRDefault="00000000" w:rsidRPr="00000000" w14:paraId="000000C4">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5">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C8">
      <w:pPr>
        <w:rPr>
          <w:rFonts w:ascii="Arial" w:cs="Arial" w:eastAsia="Arial" w:hAnsi="Arial"/>
        </w:rPr>
      </w:pPr>
      <w:r w:rsidDel="00000000" w:rsidR="00000000" w:rsidRPr="00000000">
        <w:rPr>
          <w:rtl w:val="0"/>
        </w:rPr>
      </w:r>
    </w:p>
    <w:sectPr>
      <w:headerReference r:id="rId11" w:type="default"/>
      <w:footerReference r:id="rId12" w:type="default"/>
      <w:footerReference r:id="rId13" w:type="even"/>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po Lafer Marina" w:id="6" w:date="2025-07-24T17:00:0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suitability of questions after understanding who the participants are and what is the objective of the focus group (which I understand is to complement the information collected in the interviews)</w:t>
      </w:r>
    </w:p>
  </w:comment>
  <w:comment w:author="Pupo Lafer Marina" w:id="3" w:date="2025-07-24T16:47:00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leave this blank, as we are not filling the other fields?</w:t>
      </w:r>
    </w:p>
  </w:comment>
  <w:comment w:author="Pupo Lafer Marina" w:id="5" w:date="2025-07-24T16:59:0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are the participants of the focus group? Also the directors of the companies that took loans from IDB?</w:t>
      </w:r>
    </w:p>
  </w:comment>
  <w:comment w:author="Pupo Lafer Marina" w:id="2" w:date="2025-07-24T16:45:0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this always be beneficiaries (directors of the companies that have applied for loans)?</w:t>
      </w:r>
    </w:p>
  </w:comment>
  <w:comment w:author="Pupo Lafer Marina" w:id="4" w:date="2025-07-24T16:48:0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for this, I would leave it blank</w:t>
      </w:r>
    </w:p>
  </w:comment>
  <w:comment w:author="Pupo Lafer Marina" w:id="0" w:date="2025-07-24T17:05:0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be too many questions.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that we ask them to develop fewer questions and maybe focus on the 5 critical ones they would like to ask (with a disclaimer that usually we would ask more questions). And also have them keep in mind that the order of questions matters.</w:t>
      </w:r>
    </w:p>
  </w:comment>
  <w:comment w:author="Pupo Lafer Marina" w:id="1" w:date="2025-07-24T16:50:0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fields should be filled during the exercise? Only type of informant, correct? Which is already given (directors of the companies that have applied for loans).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make it more explicit about what needs to be filled for the exercise (i.e. part of the interview script) and what would be filled right before/during/at the end of the interview (as data that was collected).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F" w15:done="0"/>
  <w15:commentEx w15:paraId="000000D0" w15:done="0"/>
  <w15:commentEx w15:paraId="000000D1" w15:done="0"/>
  <w15:commentEx w15:paraId="000000D2" w15:done="0"/>
  <w15:commentEx w15:paraId="000000D3" w15:done="0"/>
  <w15:commentEx w15:paraId="000000D5" w15:done="0"/>
  <w15:commentEx w15:paraId="000000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case study is based on a similar intervention that was implemented in the country; however, the components and implementation characteristics have been modified for training purposes.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4400550</wp:posOffset>
          </wp:positionH>
          <wp:positionV relativeFrom="paragraph">
            <wp:posOffset>-375919</wp:posOffset>
          </wp:positionV>
          <wp:extent cx="1642745" cy="699135"/>
          <wp:effectExtent b="0" l="0" r="0" t="0"/>
          <wp:wrapSquare wrapText="bothSides" distB="0" distT="0" distL="114300" distR="114300"/>
          <wp:docPr id="11587297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2745" cy="6991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b w:val="1"/>
        <w:color w:val="85be4a"/>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487" w:hanging="487"/>
      </w:pPr>
      <w:rPr>
        <w:b w:val="1"/>
        <w:smallCaps w:val="0"/>
        <w:strike w:val="0"/>
        <w:color w:val="000000"/>
        <w:shd w:fill="auto" w:val="clear"/>
        <w:vertAlign w:val="baseline"/>
      </w:rPr>
    </w:lvl>
    <w:lvl w:ilvl="1">
      <w:start w:val="1"/>
      <w:numFmt w:val="lowerLetter"/>
      <w:lvlText w:val="%2."/>
      <w:lvlJc w:val="left"/>
      <w:pPr>
        <w:ind w:left="1080" w:hanging="360"/>
      </w:pPr>
      <w:rPr>
        <w:b w:val="1"/>
        <w:smallCaps w:val="0"/>
        <w:strike w:val="0"/>
        <w:color w:val="000000"/>
        <w:shd w:fill="auto" w:val="clear"/>
        <w:vertAlign w:val="baseline"/>
      </w:rPr>
    </w:lvl>
    <w:lvl w:ilvl="2">
      <w:start w:val="1"/>
      <w:numFmt w:val="lowerRoman"/>
      <w:lvlText w:val="%3."/>
      <w:lvlJc w:val="left"/>
      <w:pPr>
        <w:ind w:left="1800" w:hanging="307"/>
      </w:pPr>
      <w:rPr>
        <w:b w:val="1"/>
        <w:smallCaps w:val="0"/>
        <w:strike w:val="0"/>
        <w:color w:val="000000"/>
        <w:shd w:fill="auto" w:val="clear"/>
        <w:vertAlign w:val="baseline"/>
      </w:rPr>
    </w:lvl>
    <w:lvl w:ilvl="3">
      <w:start w:val="1"/>
      <w:numFmt w:val="decimal"/>
      <w:lvlText w:val="%4."/>
      <w:lvlJc w:val="left"/>
      <w:pPr>
        <w:ind w:left="2520" w:hanging="360"/>
      </w:pPr>
      <w:rPr>
        <w:b w:val="1"/>
        <w:smallCaps w:val="0"/>
        <w:strike w:val="0"/>
        <w:color w:val="000000"/>
        <w:shd w:fill="auto" w:val="clear"/>
        <w:vertAlign w:val="baseline"/>
      </w:rPr>
    </w:lvl>
    <w:lvl w:ilvl="4">
      <w:start w:val="1"/>
      <w:numFmt w:val="lowerLetter"/>
      <w:lvlText w:val="%5."/>
      <w:lvlJc w:val="left"/>
      <w:pPr>
        <w:ind w:left="3240" w:hanging="360"/>
      </w:pPr>
      <w:rPr>
        <w:b w:val="1"/>
        <w:smallCaps w:val="0"/>
        <w:strike w:val="0"/>
        <w:color w:val="000000"/>
        <w:shd w:fill="auto" w:val="clear"/>
        <w:vertAlign w:val="baseline"/>
      </w:rPr>
    </w:lvl>
    <w:lvl w:ilvl="5">
      <w:start w:val="1"/>
      <w:numFmt w:val="lowerRoman"/>
      <w:lvlText w:val="%6."/>
      <w:lvlJc w:val="left"/>
      <w:pPr>
        <w:ind w:left="3960" w:hanging="307"/>
      </w:pPr>
      <w:rPr>
        <w:b w:val="1"/>
        <w:smallCaps w:val="0"/>
        <w:strike w:val="0"/>
        <w:color w:val="000000"/>
        <w:shd w:fill="auto" w:val="clear"/>
        <w:vertAlign w:val="baseline"/>
      </w:rPr>
    </w:lvl>
    <w:lvl w:ilvl="6">
      <w:start w:val="1"/>
      <w:numFmt w:val="decimal"/>
      <w:lvlText w:val="%7."/>
      <w:lvlJc w:val="left"/>
      <w:pPr>
        <w:ind w:left="4680" w:hanging="360"/>
      </w:pPr>
      <w:rPr>
        <w:b w:val="1"/>
        <w:smallCaps w:val="0"/>
        <w:strike w:val="0"/>
        <w:color w:val="000000"/>
        <w:shd w:fill="auto" w:val="clear"/>
        <w:vertAlign w:val="baseline"/>
      </w:rPr>
    </w:lvl>
    <w:lvl w:ilvl="7">
      <w:start w:val="1"/>
      <w:numFmt w:val="lowerLetter"/>
      <w:lvlText w:val="%8."/>
      <w:lvlJc w:val="left"/>
      <w:pPr>
        <w:ind w:left="5400" w:hanging="360"/>
      </w:pPr>
      <w:rPr>
        <w:b w:val="1"/>
        <w:smallCaps w:val="0"/>
        <w:strike w:val="0"/>
        <w:color w:val="000000"/>
        <w:shd w:fill="auto" w:val="clear"/>
        <w:vertAlign w:val="baseline"/>
      </w:rPr>
    </w:lvl>
    <w:lvl w:ilvl="8">
      <w:start w:val="1"/>
      <w:numFmt w:val="lowerRoman"/>
      <w:lvlText w:val="%9."/>
      <w:lvlJc w:val="left"/>
      <w:pPr>
        <w:ind w:left="6120" w:hanging="307"/>
      </w:pPr>
      <w:rPr>
        <w:b w:val="1"/>
        <w:smallCaps w:val="0"/>
        <w:strike w:val="0"/>
        <w:color w:val="000000"/>
        <w:shd w:fill="auto" w:val="clear"/>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smallCaps w:val="0"/>
        <w:strike w:val="0"/>
        <w:color w:val="000000"/>
        <w:shd w:fill="auto" w:val="clear"/>
        <w:vertAlign w:val="baseline"/>
      </w:rPr>
    </w:lvl>
    <w:lvl w:ilvl="1">
      <w:start w:val="1"/>
      <w:numFmt w:val="lowerLetter"/>
      <w:lvlText w:val="%2."/>
      <w:lvlJc w:val="left"/>
      <w:pPr>
        <w:ind w:left="1800" w:hanging="360"/>
      </w:pPr>
      <w:rPr>
        <w:smallCaps w:val="0"/>
        <w:strike w:val="0"/>
        <w:color w:val="000000"/>
        <w:shd w:fill="auto" w:val="clear"/>
        <w:vertAlign w:val="baseline"/>
      </w:rPr>
    </w:lvl>
    <w:lvl w:ilvl="2">
      <w:start w:val="1"/>
      <w:numFmt w:val="lowerRoman"/>
      <w:lvlText w:val="%3."/>
      <w:lvlJc w:val="left"/>
      <w:pPr>
        <w:ind w:left="1440" w:hanging="290"/>
      </w:pPr>
      <w:rPr>
        <w:smallCaps w:val="0"/>
        <w:strike w:val="0"/>
        <w:color w:val="000000"/>
        <w:shd w:fill="auto" w:val="clear"/>
        <w:vertAlign w:val="baseline"/>
      </w:rPr>
    </w:lvl>
    <w:lvl w:ilvl="3">
      <w:start w:val="1"/>
      <w:numFmt w:val="decimal"/>
      <w:lvlText w:val="%4."/>
      <w:lvlJc w:val="left"/>
      <w:pPr>
        <w:ind w:left="2160" w:hanging="360"/>
      </w:pPr>
      <w:rPr>
        <w:smallCaps w:val="0"/>
        <w:strike w:val="0"/>
        <w:color w:val="000000"/>
        <w:shd w:fill="auto" w:val="clear"/>
        <w:vertAlign w:val="baseline"/>
      </w:rPr>
    </w:lvl>
    <w:lvl w:ilvl="4">
      <w:start w:val="1"/>
      <w:numFmt w:val="lowerLetter"/>
      <w:lvlText w:val="%5."/>
      <w:lvlJc w:val="left"/>
      <w:pPr>
        <w:ind w:left="2880" w:hanging="360"/>
      </w:pPr>
      <w:rPr>
        <w:smallCaps w:val="0"/>
        <w:strike w:val="0"/>
        <w:color w:val="000000"/>
        <w:shd w:fill="auto" w:val="clear"/>
        <w:vertAlign w:val="baseline"/>
      </w:rPr>
    </w:lvl>
    <w:lvl w:ilvl="5">
      <w:start w:val="1"/>
      <w:numFmt w:val="lowerRoman"/>
      <w:lvlText w:val="%6."/>
      <w:lvlJc w:val="left"/>
      <w:pPr>
        <w:ind w:left="3600" w:hanging="290"/>
      </w:pPr>
      <w:rPr>
        <w:smallCaps w:val="0"/>
        <w:strike w:val="0"/>
        <w:color w:val="000000"/>
        <w:shd w:fill="auto" w:val="clear"/>
        <w:vertAlign w:val="baseline"/>
      </w:rPr>
    </w:lvl>
    <w:lvl w:ilvl="6">
      <w:start w:val="1"/>
      <w:numFmt w:val="decimal"/>
      <w:lvlText w:val="%7."/>
      <w:lvlJc w:val="left"/>
      <w:pPr>
        <w:ind w:left="4320" w:hanging="360"/>
      </w:pPr>
      <w:rPr>
        <w:smallCaps w:val="0"/>
        <w:strike w:val="0"/>
        <w:color w:val="000000"/>
        <w:shd w:fill="auto" w:val="clear"/>
        <w:vertAlign w:val="baseline"/>
      </w:rPr>
    </w:lvl>
    <w:lvl w:ilvl="7">
      <w:start w:val="1"/>
      <w:numFmt w:val="lowerLetter"/>
      <w:lvlText w:val="%8."/>
      <w:lvlJc w:val="left"/>
      <w:pPr>
        <w:ind w:left="5040" w:hanging="360"/>
      </w:pPr>
      <w:rPr>
        <w:smallCaps w:val="0"/>
        <w:strike w:val="0"/>
        <w:color w:val="000000"/>
        <w:shd w:fill="auto" w:val="clear"/>
        <w:vertAlign w:val="baseline"/>
      </w:rPr>
    </w:lvl>
    <w:lvl w:ilvl="8">
      <w:start w:val="1"/>
      <w:numFmt w:val="lowerRoman"/>
      <w:lvlText w:val="%9."/>
      <w:lvlJc w:val="left"/>
      <w:pPr>
        <w:ind w:left="5760" w:hanging="290"/>
      </w:pPr>
      <w:rPr>
        <w:smallCaps w:val="0"/>
        <w:strike w:val="0"/>
        <w:color w:val="000000"/>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mallCaps w:val="0"/>
        <w:strike w:val="0"/>
        <w:color w:val="000000"/>
        <w:shd w:fill="auto" w:val="clear"/>
        <w:vertAlign w:val="baseline"/>
      </w:rPr>
    </w:lvl>
    <w:lvl w:ilvl="1">
      <w:start w:val="1"/>
      <w:numFmt w:val="lowerLetter"/>
      <w:lvlText w:val="%2."/>
      <w:lvlJc w:val="left"/>
      <w:pPr>
        <w:ind w:left="1800" w:hanging="360"/>
      </w:pPr>
      <w:rPr>
        <w:smallCaps w:val="0"/>
        <w:strike w:val="0"/>
        <w:color w:val="000000"/>
        <w:shd w:fill="auto" w:val="clear"/>
        <w:vertAlign w:val="baseline"/>
      </w:rPr>
    </w:lvl>
    <w:lvl w:ilvl="2">
      <w:start w:val="1"/>
      <w:numFmt w:val="lowerRoman"/>
      <w:lvlText w:val="%3."/>
      <w:lvlJc w:val="left"/>
      <w:pPr>
        <w:ind w:left="1440" w:hanging="290"/>
      </w:pPr>
      <w:rPr>
        <w:smallCaps w:val="0"/>
        <w:strike w:val="0"/>
        <w:color w:val="000000"/>
        <w:shd w:fill="auto" w:val="clear"/>
        <w:vertAlign w:val="baseline"/>
      </w:rPr>
    </w:lvl>
    <w:lvl w:ilvl="3">
      <w:start w:val="1"/>
      <w:numFmt w:val="decimal"/>
      <w:lvlText w:val="%4."/>
      <w:lvlJc w:val="left"/>
      <w:pPr>
        <w:ind w:left="2160" w:hanging="360"/>
      </w:pPr>
      <w:rPr>
        <w:smallCaps w:val="0"/>
        <w:strike w:val="0"/>
        <w:color w:val="000000"/>
        <w:shd w:fill="auto" w:val="clear"/>
        <w:vertAlign w:val="baseline"/>
      </w:rPr>
    </w:lvl>
    <w:lvl w:ilvl="4">
      <w:start w:val="1"/>
      <w:numFmt w:val="lowerLetter"/>
      <w:lvlText w:val="%5."/>
      <w:lvlJc w:val="left"/>
      <w:pPr>
        <w:ind w:left="2880" w:hanging="360"/>
      </w:pPr>
      <w:rPr>
        <w:smallCaps w:val="0"/>
        <w:strike w:val="0"/>
        <w:color w:val="000000"/>
        <w:shd w:fill="auto" w:val="clear"/>
        <w:vertAlign w:val="baseline"/>
      </w:rPr>
    </w:lvl>
    <w:lvl w:ilvl="5">
      <w:start w:val="1"/>
      <w:numFmt w:val="lowerRoman"/>
      <w:lvlText w:val="%6."/>
      <w:lvlJc w:val="left"/>
      <w:pPr>
        <w:ind w:left="3600" w:hanging="290"/>
      </w:pPr>
      <w:rPr>
        <w:smallCaps w:val="0"/>
        <w:strike w:val="0"/>
        <w:color w:val="000000"/>
        <w:shd w:fill="auto" w:val="clear"/>
        <w:vertAlign w:val="baseline"/>
      </w:rPr>
    </w:lvl>
    <w:lvl w:ilvl="6">
      <w:start w:val="1"/>
      <w:numFmt w:val="decimal"/>
      <w:lvlText w:val="%7."/>
      <w:lvlJc w:val="left"/>
      <w:pPr>
        <w:ind w:left="4320" w:hanging="360"/>
      </w:pPr>
      <w:rPr>
        <w:smallCaps w:val="0"/>
        <w:strike w:val="0"/>
        <w:color w:val="000000"/>
        <w:shd w:fill="auto" w:val="clear"/>
        <w:vertAlign w:val="baseline"/>
      </w:rPr>
    </w:lvl>
    <w:lvl w:ilvl="7">
      <w:start w:val="1"/>
      <w:numFmt w:val="lowerLetter"/>
      <w:lvlText w:val="%8."/>
      <w:lvlJc w:val="left"/>
      <w:pPr>
        <w:ind w:left="5040" w:hanging="360"/>
      </w:pPr>
      <w:rPr>
        <w:smallCaps w:val="0"/>
        <w:strike w:val="0"/>
        <w:color w:val="000000"/>
        <w:shd w:fill="auto" w:val="clear"/>
        <w:vertAlign w:val="baseline"/>
      </w:rPr>
    </w:lvl>
    <w:lvl w:ilvl="8">
      <w:start w:val="1"/>
      <w:numFmt w:val="lowerRoman"/>
      <w:lvlText w:val="%9."/>
      <w:lvlJc w:val="left"/>
      <w:pPr>
        <w:ind w:left="5760" w:hanging="290"/>
      </w:pPr>
      <w:rPr>
        <w:smallCaps w:val="0"/>
        <w:strike w:val="0"/>
        <w:color w:val="000000"/>
        <w:shd w:fill="auto" w:val="clear"/>
        <w:vertAlign w:val="baseli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color w:val="4472c4"/>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5D37A2"/>
    <w:pPr>
      <w:spacing w:after="100" w:afterAutospacing="1" w:before="100" w:beforeAutospacing="1"/>
    </w:pPr>
    <w:rPr>
      <w:rFonts w:ascii="Times New Roman" w:eastAsia="Times New Roman" w:hAnsi="Times New Roman"/>
    </w:rPr>
  </w:style>
  <w:style w:type="paragraph" w:styleId="FootnoteText">
    <w:name w:val="footnote text"/>
    <w:basedOn w:val="Normal"/>
    <w:link w:val="FootnoteTextChar"/>
    <w:uiPriority w:val="99"/>
    <w:semiHidden w:val="1"/>
    <w:unhideWhenUsed w:val="1"/>
    <w:rsid w:val="00235524"/>
    <w:rPr>
      <w:sz w:val="20"/>
      <w:szCs w:val="20"/>
    </w:rPr>
  </w:style>
  <w:style w:type="character" w:styleId="FootnoteTextChar" w:customStyle="1">
    <w:name w:val="Footnote Text Char"/>
    <w:link w:val="FootnoteText"/>
    <w:uiPriority w:val="99"/>
    <w:semiHidden w:val="1"/>
    <w:rsid w:val="00235524"/>
    <w:rPr>
      <w:sz w:val="20"/>
      <w:szCs w:val="20"/>
    </w:rPr>
  </w:style>
  <w:style w:type="character" w:styleId="FootnoteReference">
    <w:name w:val="footnote reference"/>
    <w:uiPriority w:val="99"/>
    <w:semiHidden w:val="1"/>
    <w:unhideWhenUsed w:val="1"/>
    <w:rsid w:val="00235524"/>
    <w:rPr>
      <w:vertAlign w:val="superscript"/>
    </w:rPr>
  </w:style>
  <w:style w:type="paragraph" w:styleId="ListParagraph">
    <w:name w:val="List Paragraph"/>
    <w:basedOn w:val="Normal"/>
    <w:qFormat w:val="1"/>
    <w:rsid w:val="009D0DB8"/>
    <w:pPr>
      <w:ind w:left="720"/>
      <w:contextualSpacing w:val="1"/>
    </w:pPr>
  </w:style>
  <w:style w:type="table" w:styleId="TableGrid">
    <w:name w:val="Table Grid"/>
    <w:basedOn w:val="TableNormal"/>
    <w:uiPriority w:val="39"/>
    <w:rsid w:val="000C5FE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72F84"/>
    <w:pPr>
      <w:tabs>
        <w:tab w:val="center" w:pos="4680"/>
        <w:tab w:val="right" w:pos="9360"/>
      </w:tabs>
    </w:pPr>
  </w:style>
  <w:style w:type="character" w:styleId="HeaderChar" w:customStyle="1">
    <w:name w:val="Header Char"/>
    <w:link w:val="Header"/>
    <w:uiPriority w:val="99"/>
    <w:rsid w:val="00772F84"/>
    <w:rPr>
      <w:sz w:val="24"/>
      <w:szCs w:val="24"/>
    </w:rPr>
  </w:style>
  <w:style w:type="paragraph" w:styleId="Footer">
    <w:name w:val="footer"/>
    <w:basedOn w:val="Normal"/>
    <w:link w:val="FooterChar"/>
    <w:uiPriority w:val="99"/>
    <w:unhideWhenUsed w:val="1"/>
    <w:rsid w:val="00772F84"/>
    <w:pPr>
      <w:tabs>
        <w:tab w:val="center" w:pos="4680"/>
        <w:tab w:val="right" w:pos="9360"/>
      </w:tabs>
    </w:pPr>
  </w:style>
  <w:style w:type="character" w:styleId="FooterChar" w:customStyle="1">
    <w:name w:val="Footer Char"/>
    <w:link w:val="Footer"/>
    <w:uiPriority w:val="99"/>
    <w:rsid w:val="00772F84"/>
    <w:rPr>
      <w:sz w:val="24"/>
      <w:szCs w:val="24"/>
    </w:rPr>
  </w:style>
  <w:style w:type="character" w:styleId="PageNumber">
    <w:name w:val="page number"/>
    <w:basedOn w:val="DefaultParagraphFont"/>
    <w:uiPriority w:val="99"/>
    <w:semiHidden w:val="1"/>
    <w:unhideWhenUsed w:val="1"/>
    <w:rsid w:val="00772F84"/>
  </w:style>
  <w:style w:type="character" w:styleId="Heading2Char" w:customStyle="1">
    <w:name w:val="Heading 2 Char"/>
    <w:link w:val="Heading2"/>
    <w:uiPriority w:val="9"/>
    <w:rsid w:val="00772F84"/>
    <w:rPr>
      <w:rFonts w:ascii="Calibri Light" w:eastAsia="Times New Roman" w:hAnsi="Calibri Light"/>
      <w:color w:val="2f5496"/>
      <w:sz w:val="26"/>
      <w:szCs w:val="26"/>
      <w:lang w:eastAsia="es-MX" w:val="es-MX"/>
    </w:rPr>
  </w:style>
  <w:style w:type="table" w:styleId="ListTable3-Accent1">
    <w:name w:val="List Table 3 Accent 1"/>
    <w:basedOn w:val="TableNormal"/>
    <w:uiPriority w:val="48"/>
    <w:rsid w:val="00A357B7"/>
    <w:tblPr>
      <w:tblStyleRowBandSize w:val="1"/>
      <w:tblStyleColBandSize w:val="1"/>
      <w:tblBorders>
        <w:top w:color="4472c4" w:space="0" w:sz="4" w:val="single"/>
        <w:left w:color="4472c4" w:space="0" w:sz="4" w:val="single"/>
        <w:bottom w:color="4472c4" w:space="0" w:sz="4" w:val="single"/>
        <w:right w:color="4472c4" w:space="0" w:sz="4" w:val="single"/>
      </w:tblBorders>
    </w:tblPr>
    <w:tblStylePr w:type="firstRow">
      <w:rPr>
        <w:b w:val="1"/>
        <w:bCs w:val="1"/>
        <w:color w:val="ffffff"/>
      </w:rPr>
      <w:tblPr/>
      <w:tcPr>
        <w:shd w:color="auto" w:fill="4472c4" w:val="clear"/>
      </w:tcPr>
    </w:tblStylePr>
    <w:tblStylePr w:type="lastRow">
      <w:rPr>
        <w:b w:val="1"/>
        <w:bCs w:val="1"/>
      </w:rPr>
      <w:tblPr/>
      <w:tcPr>
        <w:tcBorders>
          <w:top w:color="4472c4"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4472c4" w:space="0" w:sz="4" w:val="single"/>
          <w:right w:color="4472c4" w:space="0" w:sz="4" w:val="single"/>
        </w:tcBorders>
      </w:tcPr>
    </w:tblStylePr>
    <w:tblStylePr w:type="band1Horz">
      <w:tblPr/>
      <w:tcPr>
        <w:tcBorders>
          <w:top w:color="4472c4" w:space="0" w:sz="4" w:val="single"/>
          <w:bottom w:color="4472c4"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val="double"/>
          <w:left w:space="0" w:sz="0" w:val="nil"/>
        </w:tcBorders>
      </w:tcPr>
    </w:tblStylePr>
    <w:tblStylePr w:type="swCell">
      <w:tblPr/>
      <w:tcPr>
        <w:tcBorders>
          <w:top w:color="4472c4" w:space="0" w:sz="4" w:val="double"/>
          <w:right w:space="0" w:sz="0" w:val="nil"/>
        </w:tcBorders>
      </w:tcPr>
    </w:tblStylePr>
  </w:style>
  <w:style w:type="table" w:styleId="ListTable7Colorful-Accent1">
    <w:name w:val="List Table 7 Colorful Accent 1"/>
    <w:basedOn w:val="TableNormal"/>
    <w:uiPriority w:val="52"/>
    <w:rsid w:val="00592159"/>
    <w:rPr>
      <w:color w:val="2f5496"/>
    </w:rPr>
    <w:tblPr>
      <w:tblStyleRowBandSize w:val="1"/>
      <w:tblStyleColBandSize w:val="1"/>
    </w:tblPr>
    <w:tblStylePr w:type="firstRow">
      <w:rPr>
        <w:rFonts w:ascii="Times New Roman" w:cs="Times New Roman" w:eastAsia="Times New Roman" w:hAnsi="Times New Roman"/>
        <w:i w:val="1"/>
        <w:iCs w:val="1"/>
        <w:sz w:val="26"/>
      </w:rPr>
      <w:tblPr/>
      <w:tcPr>
        <w:tcBorders>
          <w:bottom w:color="4472c4" w:space="0" w:sz="4" w:val="single"/>
        </w:tcBorders>
        <w:shd w:color="auto" w:fill="ffffff" w:val="clear"/>
      </w:tcPr>
    </w:tblStylePr>
    <w:tblStylePr w:type="lastRow">
      <w:rPr>
        <w:rFonts w:ascii="Times New Roman" w:cs="Times New Roman" w:eastAsia="Times New Roman" w:hAnsi="Times New Roman"/>
        <w:i w:val="1"/>
        <w:iCs w:val="1"/>
        <w:sz w:val="26"/>
      </w:rPr>
      <w:tblPr/>
      <w:tcPr>
        <w:tcBorders>
          <w:top w:color="4472c4" w:space="0" w:sz="4" w:val="single"/>
        </w:tcBorders>
        <w:shd w:color="auto" w:fill="ffffff" w:val="clear"/>
      </w:tcPr>
    </w:tblStylePr>
    <w:tblStylePr w:type="firstCol">
      <w:pPr>
        <w:jc w:val="right"/>
      </w:pPr>
      <w:rPr>
        <w:rFonts w:ascii="Times New Roman" w:cs="Times New Roman" w:eastAsia="Times New Roman" w:hAnsi="Times New Roman"/>
        <w:i w:val="1"/>
        <w:iCs w:val="1"/>
        <w:sz w:val="26"/>
      </w:rPr>
      <w:tblPr/>
      <w:tcPr>
        <w:tcBorders>
          <w:right w:color="4472c4" w:space="0" w:sz="4" w:val="single"/>
        </w:tcBorders>
        <w:shd w:color="auto" w:fill="ffffff" w:val="clear"/>
      </w:tcPr>
    </w:tblStylePr>
    <w:tblStylePr w:type="lastCol">
      <w:rPr>
        <w:rFonts w:ascii="Times New Roman" w:cs="Times New Roman" w:eastAsia="Times New Roman" w:hAnsi="Times New Roman"/>
        <w:i w:val="1"/>
        <w:iCs w:val="1"/>
        <w:sz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3-Accent3">
    <w:name w:val="List Table 3 Accent 3"/>
    <w:basedOn w:val="TableNormal"/>
    <w:uiPriority w:val="48"/>
    <w:rsid w:val="00592159"/>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a5a5a5" w:val="clear"/>
      </w:tcPr>
    </w:tblStylePr>
    <w:tblStylePr w:type="lastRow">
      <w:rPr>
        <w:b w:val="1"/>
        <w:bCs w:val="1"/>
      </w:rPr>
      <w:tblPr/>
      <w:tcPr>
        <w:tcBorders>
          <w:top w:color="a5a5a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double"/>
          <w:left w:space="0" w:sz="0" w:val="nil"/>
        </w:tcBorders>
      </w:tcPr>
    </w:tblStylePr>
    <w:tblStylePr w:type="swCell">
      <w:tblPr/>
      <w:tcPr>
        <w:tcBorders>
          <w:top w:color="a5a5a5" w:space="0" w:sz="4" w:val="double"/>
          <w:right w:space="0" w:sz="0" w:val="nil"/>
        </w:tcBorders>
      </w:tcPr>
    </w:tblStylePr>
  </w:style>
  <w:style w:type="table" w:styleId="ListTable4-Accent1">
    <w:name w:val="List Table 4 Accent 1"/>
    <w:basedOn w:val="TableNormal"/>
    <w:uiPriority w:val="49"/>
    <w:rsid w:val="00592159"/>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tblBorders>
    </w:tblPr>
    <w:tblStylePr w:type="firstRow">
      <w:rPr>
        <w:b w:val="1"/>
        <w:bCs w:val="1"/>
        <w:color w:val="ffffff"/>
      </w:rPr>
      <w:tblPr/>
      <w:tcPr>
        <w:tcBorders>
          <w:top w:color="4472c4" w:space="0" w:sz="4" w:val="single"/>
          <w:left w:color="4472c4" w:space="0" w:sz="4" w:val="single"/>
          <w:bottom w:color="4472c4" w:space="0" w:sz="4" w:val="single"/>
          <w:right w:color="4472c4" w:space="0" w:sz="4" w:val="single"/>
          <w:insideH w:space="0" w:sz="0" w:val="nil"/>
        </w:tcBorders>
        <w:shd w:color="auto" w:fill="4472c4" w:val="clear"/>
      </w:tcPr>
    </w:tblStylePr>
    <w:tblStylePr w:type="lastRow">
      <w:rPr>
        <w:b w:val="1"/>
        <w:bCs w:val="1"/>
      </w:rPr>
      <w:tblPr/>
      <w:tcPr>
        <w:tcBorders>
          <w:top w:color="8eaadb" w:space="0" w:sz="4" w:val="double"/>
        </w:tcBorders>
      </w:tcPr>
    </w:tblStylePr>
    <w:tblStylePr w:type="firstCol">
      <w:rPr>
        <w:b w:val="1"/>
        <w:bCs w:val="1"/>
      </w:rPr>
    </w:tblStylePr>
    <w:tblStylePr w:type="lastCol">
      <w:rPr>
        <w:b w:val="1"/>
        <w:bCs w:val="1"/>
      </w:rPr>
    </w:tblStylePr>
    <w:tblStylePr w:type="band1Vert">
      <w:tblPr/>
      <w:tcPr>
        <w:shd w:color="auto" w:fill="d9e2f3" w:val="clear"/>
      </w:tcPr>
    </w:tblStylePr>
    <w:tblStylePr w:type="band1Horz">
      <w:tblPr/>
      <w:tcPr>
        <w:shd w:color="auto" w:fill="d9e2f3" w:val="clear"/>
      </w:tcPr>
    </w:tblStylePr>
  </w:style>
  <w:style w:type="character" w:styleId="CommentReference">
    <w:name w:val="annotation reference"/>
    <w:uiPriority w:val="99"/>
    <w:semiHidden w:val="1"/>
    <w:unhideWhenUsed w:val="1"/>
    <w:rsid w:val="003601D9"/>
    <w:rPr>
      <w:sz w:val="16"/>
      <w:szCs w:val="16"/>
    </w:rPr>
  </w:style>
  <w:style w:type="paragraph" w:styleId="CommentText">
    <w:name w:val="annotation text"/>
    <w:basedOn w:val="Normal"/>
    <w:link w:val="CommentTextChar"/>
    <w:uiPriority w:val="99"/>
    <w:unhideWhenUsed w:val="1"/>
    <w:rsid w:val="003601D9"/>
    <w:rPr>
      <w:sz w:val="20"/>
      <w:szCs w:val="20"/>
    </w:rPr>
  </w:style>
  <w:style w:type="character" w:styleId="CommentTextChar" w:customStyle="1">
    <w:name w:val="Comment Text Char"/>
    <w:basedOn w:val="DefaultParagraphFont"/>
    <w:link w:val="CommentText"/>
    <w:uiPriority w:val="99"/>
    <w:rsid w:val="003601D9"/>
  </w:style>
  <w:style w:type="paragraph" w:styleId="CommentSubject">
    <w:name w:val="annotation subject"/>
    <w:basedOn w:val="CommentText"/>
    <w:next w:val="CommentText"/>
    <w:link w:val="CommentSubjectChar"/>
    <w:uiPriority w:val="99"/>
    <w:semiHidden w:val="1"/>
    <w:unhideWhenUsed w:val="1"/>
    <w:rsid w:val="003601D9"/>
    <w:rPr>
      <w:b w:val="1"/>
      <w:bCs w:val="1"/>
    </w:rPr>
  </w:style>
  <w:style w:type="character" w:styleId="CommentSubjectChar" w:customStyle="1">
    <w:name w:val="Comment Subject Char"/>
    <w:link w:val="CommentSubject"/>
    <w:uiPriority w:val="99"/>
    <w:semiHidden w:val="1"/>
    <w:rsid w:val="003601D9"/>
    <w:rPr>
      <w:b w:val="1"/>
      <w:bCs w:val="1"/>
    </w:rPr>
  </w:style>
  <w:style w:type="paragraph" w:styleId="Revision">
    <w:name w:val="Revision"/>
    <w:hidden w:val="1"/>
    <w:uiPriority w:val="99"/>
    <w:semiHidden w:val="1"/>
    <w:rsid w:val="00E6234D"/>
    <w:rPr>
      <w:sz w:val="24"/>
      <w:szCs w:val="24"/>
    </w:rPr>
  </w:style>
  <w:style w:type="paragraph" w:styleId="Cuerpo" w:customStyle="1">
    <w:name w:val="Cuerpo"/>
    <w:rsid w:val="00DF6CEC"/>
    <w:pPr>
      <w:pBdr>
        <w:top w:space="0" w:sz="0" w:val="nil"/>
        <w:left w:space="0" w:sz="0" w:val="nil"/>
        <w:bottom w:space="0" w:sz="0" w:val="nil"/>
        <w:right w:space="0" w:sz="0" w:val="nil"/>
        <w:between w:space="0" w:sz="0" w:val="nil"/>
        <w:bar w:space="0" w:sz="0" w:val="nil"/>
      </w:pBdr>
    </w:pPr>
    <w:rPr>
      <w:rFonts w:ascii="Helvetica" w:cs="Helvetica" w:eastAsia="Helvetica" w:hAnsi="Helvetica"/>
      <w:color w:val="000000"/>
      <w:sz w:val="22"/>
      <w:szCs w:val="22"/>
      <w:bdr w:space="0" w:sz="0" w:val="nil"/>
      <w:lang w:eastAsia="es-ES_tradnl" w:val="es-ES_tradnl"/>
    </w:rPr>
  </w:style>
  <w:style w:type="character" w:styleId="Ninguno" w:customStyle="1">
    <w:name w:val="Ninguno"/>
    <w:rsid w:val="00DF6CEC"/>
  </w:style>
  <w:style w:type="numbering" w:styleId="Estiloimportado10" w:customStyle="1">
    <w:name w:val="Estilo importado 10"/>
    <w:rsid w:val="00DF6CEC"/>
    <w:pPr>
      <w:numPr>
        <w:numId w:val="17"/>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xlZuii3gF8fywTc3eMVbDtgvQ==">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2025-07-24T22:27:00Z</dcterms:created>
  <dc:creator>Jorge Gonzalez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f0f1ca6d90e4583ad80995bcde0e58a">
    <vt:lpwstr>5 Organization and Functions|4701d7f9-8df6-4219-aeac-8d4b644c65a0</vt:lpwstr>
  </property>
  <property fmtid="{D5CDD505-2E9C-101B-9397-08002B2CF9AE}" pid="3" name="ComplianceAssetId">
    <vt:lpwstr/>
  </property>
  <property fmtid="{D5CDD505-2E9C-101B-9397-08002B2CF9AE}" pid="4" name="ContentTypeId">
    <vt:lpwstr>0x0101005CDACA3C2CCC724F88EC0F18A8AAB7D800908BDD1E641F964F851270CBD7933D25</vt:lpwstr>
  </property>
  <property fmtid="{D5CDD505-2E9C-101B-9397-08002B2CF9AE}" pid="5" name="Country">
    <vt:lpwstr/>
  </property>
  <property fmtid="{D5CDD505-2E9C-101B-9397-08002B2CF9AE}" pid="6" name="display_urn:schemas-microsoft-com:office:office#Author">
    <vt:lpwstr>Angeles Aguilar Niwin Monserrat</vt:lpwstr>
  </property>
  <property fmtid="{D5CDD505-2E9C-101B-9397-08002B2CF9AE}" pid="7" name="display_urn:schemas-microsoft-com:office:office#Editor">
    <vt:lpwstr>Angeles Aguilar Niwin Monserrat</vt:lpwstr>
  </property>
  <property fmtid="{D5CDD505-2E9C-101B-9397-08002B2CF9AE}" pid="8" name="Document_x0020_Type_x0020_IDB">
    <vt:lpwstr/>
  </property>
  <property fmtid="{D5CDD505-2E9C-101B-9397-08002B2CF9AE}" pid="9" name="Function Corporate IDB">
    <vt:lpwstr>120;#5 Organization and Functions|4701d7f9-8df6-4219-aeac-8d4b644c65a0</vt:lpwstr>
  </property>
  <property fmtid="{D5CDD505-2E9C-101B-9397-08002B2CF9AE}" pid="10" name="ic46d7e087fd4a108fb86518ca413cc6">
    <vt:lpwstr/>
  </property>
  <property fmtid="{D5CDD505-2E9C-101B-9397-08002B2CF9AE}" pid="11" name="j65ec2e3a7e44c39a1acebfd2a19200a">
    <vt:lpwstr>ORF-02 Auditing, Evaluation and Inspection - General Matters|4c22fd3a-d97d-4a9e-9a7e-9396dcdfbcd8</vt:lpwstr>
  </property>
  <property fmtid="{D5CDD505-2E9C-101B-9397-08002B2CF9AE}" pid="12" name="lcf76f155ced4ddcb4097134ff3c332f">
    <vt:lpwstr/>
  </property>
  <property fmtid="{D5CDD505-2E9C-101B-9397-08002B2CF9AE}" pid="13" name="MediaLengthInSeconds">
    <vt:lpwstr/>
  </property>
  <property fmtid="{D5CDD505-2E9C-101B-9397-08002B2CF9AE}" pid="14" name="MediaServiceImageTags">
    <vt:lpwstr/>
  </property>
  <property fmtid="{D5CDD505-2E9C-101B-9397-08002B2CF9AE}" pid="15" name="n2077c22f1e24496a073d1eb26f4ff79">
    <vt:lpwstr/>
  </property>
  <property fmtid="{D5CDD505-2E9C-101B-9397-08002B2CF9AE}" pid="16" name="nddeef1749674d76abdbe4b239a70bc6">
    <vt:lpwstr/>
  </property>
  <property fmtid="{D5CDD505-2E9C-101B-9397-08002B2CF9AE}" pid="17" name="Order">
    <vt:lpwstr>93400.0000000000</vt:lpwstr>
  </property>
  <property fmtid="{D5CDD505-2E9C-101B-9397-08002B2CF9AE}" pid="18" name="Sector_x0020_IDB">
    <vt:lpwstr/>
  </property>
  <property fmtid="{D5CDD505-2E9C-101B-9397-08002B2CF9AE}" pid="19" name="Series Corporate IDB">
    <vt:lpwstr>315;#ORF-02 Auditing, Evaluation and Inspection - General Matters|4c22fd3a-d97d-4a9e-9a7e-9396dcdfbcd8</vt:lpwstr>
  </property>
  <property fmtid="{D5CDD505-2E9C-101B-9397-08002B2CF9AE}" pid="20" name="SharedWithUsers">
    <vt:lpwstr/>
  </property>
  <property fmtid="{D5CDD505-2E9C-101B-9397-08002B2CF9AE}" pid="21" name="TaxCatchAll">
    <vt:lpwstr>315;#ORF-02 Auditing, Evaluation and Inspection - General Matters|4c22fd3a-d97d-4a9e-9a7e-9396dcdfbcd8;#120;#5 Organization and Functions|4701d7f9-8df6-4219-aeac-8d4b644c65a0</vt:lpwstr>
  </property>
  <property fmtid="{D5CDD505-2E9C-101B-9397-08002B2CF9AE}" pid="22" name="TaxKeyword">
    <vt:lpwstr/>
  </property>
  <property fmtid="{D5CDD505-2E9C-101B-9397-08002B2CF9AE}" pid="23" name="TaxKeywordTaxHTField">
    <vt:lpwstr/>
  </property>
  <property fmtid="{D5CDD505-2E9C-101B-9397-08002B2CF9AE}" pid="24" name="TriggerFlowInfo">
    <vt:lpwstr/>
  </property>
  <property fmtid="{D5CDD505-2E9C-101B-9397-08002B2CF9AE}" pid="25" name="_dlc_DocId">
    <vt:lpwstr>EZIDB0000562-1550751888-6523</vt:lpwstr>
  </property>
  <property fmtid="{D5CDD505-2E9C-101B-9397-08002B2CF9AE}" pid="26" name="_dlc_DocIdItemGuid">
    <vt:lpwstr>aacd4866-f674-45be-9767-ad9ee9f4743e</vt:lpwstr>
  </property>
  <property fmtid="{D5CDD505-2E9C-101B-9397-08002B2CF9AE}" pid="27" name="_dlc_DocIdUrl">
    <vt:lpwstr>https://idbg.sharepoint.com/teams/ez-OVE/CBO/_layouts/15/DocIdRedir.aspx?ID=EZIDB0000562-1550751888-6523, EZIDB0000562-1550751888-6523</vt:lpwstr>
  </property>
  <property fmtid="{D5CDD505-2E9C-101B-9397-08002B2CF9AE}" pid="28" name="_ExtendedDescription">
    <vt:lpwstr/>
  </property>
  <property fmtid="{D5CDD505-2E9C-101B-9397-08002B2CF9AE}" pid="29" name="Document Type IDB">
    <vt:lpwstr/>
  </property>
  <property fmtid="{D5CDD505-2E9C-101B-9397-08002B2CF9AE}" pid="30" name="Sector IDB">
    <vt:lpwstr/>
  </property>
  <property fmtid="{D5CDD505-2E9C-101B-9397-08002B2CF9AE}" pid="31" name="Series_x0020_Corporate_x0020_IDB">
    <vt:lpwstr>315;#ORF-02 Auditing, Evaluation and Inspection - General Matters|4c22fd3a-d97d-4a9e-9a7e-9396dcdfbcd8</vt:lpwstr>
  </property>
  <property fmtid="{D5CDD505-2E9C-101B-9397-08002B2CF9AE}" pid="32" name="Function_x0020_Corporate_x0020_IDB">
    <vt:lpwstr>120;#5 Organization and Functions|4701d7f9-8df6-4219-aeac-8d4b644c65a0</vt:lpwstr>
  </property>
</Properties>
</file>